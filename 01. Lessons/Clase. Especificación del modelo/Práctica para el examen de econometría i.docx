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64D830" w14:textId="39895BEC" w:rsidR="00D768C4" w:rsidRDefault="00A34606">
      <w:r>
        <w:t>Econometría</w:t>
      </w:r>
      <w:r w:rsidR="00536883">
        <w:t xml:space="preserve"> practica –</w:t>
      </w:r>
      <w:r>
        <w:t>examen</w:t>
      </w:r>
    </w:p>
    <w:p w14:paraId="659842D3" w14:textId="260F0AA7" w:rsidR="00616793" w:rsidRDefault="00616793">
      <w:r>
        <w:t>INDEX: Variable que el comportamiento de mercado de acciones.</w:t>
      </w:r>
    </w:p>
    <w:p w14:paraId="01C68D52" w14:textId="0A9B8B51" w:rsidR="00BA5B1F" w:rsidRDefault="00BA5B1F">
      <w:r>
        <w:t>Especifico variable</w:t>
      </w:r>
      <w:r w:rsidR="00A34606">
        <w:t xml:space="preserve"> o graficamos</w:t>
      </w:r>
      <w:r>
        <w:t>, cual es endog</w:t>
      </w:r>
      <w:r w:rsidR="00A34606">
        <w:t>e</w:t>
      </w:r>
      <w:r>
        <w:t>nisable y eso</w:t>
      </w:r>
    </w:p>
    <w:p w14:paraId="0C3C62B8" w14:textId="43AAF990" w:rsidR="00616793" w:rsidRDefault="005305F7">
      <w:r>
        <w:object w:dxaOrig="7440" w:dyaOrig="5004" w14:anchorId="4B4CEE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372pt;height:250.2pt" o:ole="">
            <v:imagedata r:id="rId5" o:title=""/>
          </v:shape>
          <o:OLEObject Type="Embed" ProgID="EViews.Workfile.2" ShapeID="_x0000_i1035" DrawAspect="Content" ObjectID="_1667573879" r:id="rId6"/>
        </w:object>
      </w:r>
    </w:p>
    <w:p w14:paraId="39283B23" w14:textId="30DB5FC2" w:rsidR="00BA5B1F" w:rsidRDefault="00BA5B1F">
      <w:r>
        <w:t xml:space="preserve"> …</w:t>
      </w:r>
      <w:r w:rsidR="00A34606">
        <w:t xml:space="preserve"> </w:t>
      </w:r>
      <w:r>
        <w:t xml:space="preserve">a </w:t>
      </w:r>
      <w:r w:rsidR="00616793">
        <w:t>partir</w:t>
      </w:r>
      <w:r>
        <w:t xml:space="preserve"> </w:t>
      </w:r>
      <w:r w:rsidR="00616793">
        <w:t>de 1930</w:t>
      </w:r>
      <w:r w:rsidR="00A34606">
        <w:t xml:space="preserve"> </w:t>
      </w:r>
      <w:r>
        <w:t xml:space="preserve">vemos </w:t>
      </w:r>
      <w:r w:rsidR="00616793">
        <w:t>un crecimiento constante</w:t>
      </w:r>
      <w:r>
        <w:t xml:space="preserve"> del </w:t>
      </w:r>
      <w:r w:rsidR="00616793">
        <w:t>índex,</w:t>
      </w:r>
      <w:r>
        <w:t xml:space="preserve"> a partir de 1980 vemos una evolución,</w:t>
      </w:r>
      <w:r w:rsidR="00616793">
        <w:t xml:space="preserve"> </w:t>
      </w:r>
      <w:r>
        <w:t xml:space="preserve">luego el </w:t>
      </w:r>
      <w:r w:rsidR="00A34606">
        <w:t>crecimiento</w:t>
      </w:r>
      <w:r>
        <w:t xml:space="preserve"> no es </w:t>
      </w:r>
      <w:r w:rsidR="00A34606">
        <w:t>constante</w:t>
      </w:r>
      <w:r>
        <w:t xml:space="preserve"> a partir de 1994 </w:t>
      </w:r>
      <w:r w:rsidR="00A34606">
        <w:t>hasta</w:t>
      </w:r>
      <w:r>
        <w:t xml:space="preserve"> </w:t>
      </w:r>
      <w:r w:rsidR="00A34606">
        <w:t>el</w:t>
      </w:r>
      <w:r>
        <w:t xml:space="preserve"> 2010</w:t>
      </w:r>
      <w:r w:rsidR="00616793">
        <w:t xml:space="preserve">. La crisis financiera en 2008 impacto en el índex </w:t>
      </w:r>
    </w:p>
    <w:p w14:paraId="6AF558D6" w14:textId="102CB66F" w:rsidR="005A51A1" w:rsidRDefault="005A51A1">
      <w:r>
        <w:t>ESTADÍSTICOS DESCRIPTIVOS</w:t>
      </w:r>
    </w:p>
    <w:p w14:paraId="47EB62FB" w14:textId="5082469A" w:rsidR="005A51A1" w:rsidRDefault="005A51A1">
      <w:r>
        <w:object w:dxaOrig="9613" w:dyaOrig="4285" w14:anchorId="6AB2C422">
          <v:shape id="_x0000_i1026" type="#_x0000_t75" style="width:450.6pt;height:201pt" o:ole="">
            <v:imagedata r:id="rId7" o:title=""/>
          </v:shape>
          <o:OLEObject Type="Embed" ProgID="EViews.Workfile.2" ShapeID="_x0000_i1026" DrawAspect="Content" ObjectID="_1667573880" r:id="rId8"/>
        </w:object>
      </w:r>
    </w:p>
    <w:p w14:paraId="4FA528BD" w14:textId="58AE0839" w:rsidR="005A51A1" w:rsidRDefault="005A51A1">
      <w:r>
        <w:t>Curtosis = 3.75 entonces es mesocúrtica.</w:t>
      </w:r>
    </w:p>
    <w:p w14:paraId="1FFFF154" w14:textId="4AE8A935" w:rsidR="005A51A1" w:rsidRDefault="00BA5B1F" w:rsidP="005A51A1">
      <w:r>
        <w:t>Asimetría</w:t>
      </w:r>
      <w:r w:rsidR="005A51A1">
        <w:t xml:space="preserve"> (Skewness) = </w:t>
      </w:r>
      <w:r w:rsidR="0050257F">
        <w:t xml:space="preserve">1.48 </w:t>
      </w:r>
      <w:r w:rsidR="0050257F" w:rsidRPr="005A51A1">
        <w:rPr>
          <w:b/>
          <w:bCs/>
        </w:rPr>
        <w:t xml:space="preserve">sesgo </w:t>
      </w:r>
      <w:r w:rsidR="005A51A1" w:rsidRPr="005A51A1">
        <w:rPr>
          <w:b/>
          <w:bCs/>
        </w:rPr>
        <w:t>positivo</w:t>
      </w:r>
      <w:r w:rsidR="005A51A1">
        <w:rPr>
          <w:b/>
          <w:bCs/>
        </w:rPr>
        <w:t xml:space="preserve"> (cola a la derecha)</w:t>
      </w:r>
      <w:r w:rsidR="005A51A1">
        <w:t>, mayor que cero.</w:t>
      </w:r>
    </w:p>
    <w:p w14:paraId="5AB028AC" w14:textId="57B7D047" w:rsidR="005A51A1" w:rsidRDefault="005A51A1" w:rsidP="005A51A1">
      <w:r>
        <w:t>Tenemos que hacer una transformación a INDEX</w:t>
      </w:r>
    </w:p>
    <w:p w14:paraId="2FC5A3A2" w14:textId="38D9F4F7" w:rsidR="0050257F" w:rsidRDefault="0050257F"/>
    <w:p w14:paraId="0152A536" w14:textId="1C9729F7" w:rsidR="00F346BA" w:rsidRDefault="0050257F">
      <w:r>
        <w:t>Lo q</w:t>
      </w:r>
      <w:r w:rsidR="00616793">
        <w:t>ue</w:t>
      </w:r>
      <w:r>
        <w:t xml:space="preserve"> siempre tenemos q</w:t>
      </w:r>
      <w:r w:rsidR="00616793">
        <w:t>ue</w:t>
      </w:r>
      <w:r>
        <w:t xml:space="preserve"> explicar primero es la endógena, luego de ahí explicamos el comportamiento de las variables q</w:t>
      </w:r>
      <w:r w:rsidR="00616793">
        <w:t>ue</w:t>
      </w:r>
      <w:r>
        <w:t xml:space="preserve"> es </w:t>
      </w:r>
      <w:r w:rsidR="005A51A1">
        <w:t>explicativa,</w:t>
      </w:r>
      <w:r>
        <w:t xml:space="preserve"> </w:t>
      </w:r>
      <w:r w:rsidR="00616793">
        <w:t>pero</w:t>
      </w:r>
      <w:r>
        <w:t xml:space="preserve"> es en menor q la endógena,</w:t>
      </w:r>
    </w:p>
    <w:p w14:paraId="6E31A100" w14:textId="49D73B93" w:rsidR="00C14D0F" w:rsidRDefault="00C14D0F">
      <w:r>
        <w:t>*La gráfica fue transformado para que se vea mejor</w:t>
      </w:r>
      <w:r w:rsidR="00733216">
        <w:t>.</w:t>
      </w:r>
    </w:p>
    <w:p w14:paraId="1A0E5EC9" w14:textId="25E1D2EE" w:rsidR="00C14D0F" w:rsidRDefault="00C14D0F">
      <w:r>
        <w:t>GRÁFICA DE INDEX Y VALOR DE MERCADO</w:t>
      </w:r>
    </w:p>
    <w:p w14:paraId="2610B2B3" w14:textId="78F6513B" w:rsidR="00C14D0F" w:rsidRPr="009C1334" w:rsidRDefault="00C14D0F">
      <w:r>
        <w:object w:dxaOrig="7837" w:dyaOrig="5113" w14:anchorId="2DCEFE16">
          <v:shape id="_x0000_i1027" type="#_x0000_t75" style="width:391.8pt;height:255.6pt" o:ole="">
            <v:imagedata r:id="rId9" o:title=""/>
          </v:shape>
          <o:OLEObject Type="Embed" ProgID="EViews.Workfile.2" ShapeID="_x0000_i1027" DrawAspect="Content" ObjectID="_1667573881" r:id="rId10"/>
        </w:object>
      </w:r>
    </w:p>
    <w:p w14:paraId="6CA28BD7" w14:textId="3686C725" w:rsidR="009C1334" w:rsidRDefault="00C14D0F">
      <w:r>
        <w:t>El índice partir de 90 tiene un crecimiento fuerte hasta cierto punto exponencial, mientras el valor de mercado o valor contable de la empresa que cotiza es estable.</w:t>
      </w:r>
    </w:p>
    <w:p w14:paraId="6B92AB55" w14:textId="12D92383" w:rsidR="00C14D0F" w:rsidRDefault="004C0593">
      <w:r>
        <w:t>*</w:t>
      </w:r>
      <w:r w:rsidR="00C14D0F">
        <w:t xml:space="preserve">Si la variable endógena </w:t>
      </w:r>
      <w:r>
        <w:t>está</w:t>
      </w:r>
      <w:r w:rsidR="00C14D0F">
        <w:t xml:space="preserve"> en tasa entonces se vuelve en tasa </w:t>
      </w:r>
      <w:r>
        <w:t>también a la variable explicativa</w:t>
      </w:r>
    </w:p>
    <w:p w14:paraId="313B0D78" w14:textId="60017D2A" w:rsidR="0050257F" w:rsidRPr="00806367" w:rsidRDefault="00806367" w:rsidP="00806367">
      <w:pPr>
        <w:tabs>
          <w:tab w:val="left" w:pos="0"/>
          <w:tab w:val="left" w:pos="252"/>
          <w:tab w:val="left" w:pos="504"/>
          <w:tab w:val="left" w:pos="756"/>
          <w:tab w:val="left" w:pos="1008"/>
          <w:tab w:val="left" w:pos="1260"/>
          <w:tab w:val="left" w:pos="1512"/>
          <w:tab w:val="left" w:pos="1764"/>
          <w:tab w:val="left" w:pos="2016"/>
          <w:tab w:val="left" w:pos="2268"/>
          <w:tab w:val="left" w:pos="2520"/>
          <w:tab w:val="left" w:pos="2772"/>
          <w:tab w:val="left" w:pos="3024"/>
          <w:tab w:val="left" w:pos="3276"/>
          <w:tab w:val="left" w:pos="3528"/>
          <w:tab w:val="left" w:pos="3780"/>
          <w:tab w:val="left" w:pos="4032"/>
          <w:tab w:val="left" w:pos="4284"/>
          <w:tab w:val="left" w:pos="4536"/>
          <w:tab w:val="left" w:pos="4788"/>
          <w:tab w:val="left" w:pos="5040"/>
          <w:tab w:val="left" w:pos="5292"/>
          <w:tab w:val="left" w:pos="5544"/>
          <w:tab w:val="left" w:pos="5796"/>
          <w:tab w:val="left" w:pos="6048"/>
          <w:tab w:val="left" w:pos="6300"/>
          <w:tab w:val="left" w:pos="6552"/>
          <w:tab w:val="left" w:pos="6804"/>
          <w:tab w:val="left" w:pos="7056"/>
          <w:tab w:val="left" w:pos="7308"/>
          <w:tab w:val="left" w:pos="7560"/>
          <w:tab w:val="left" w:pos="7812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  <w:lang w:val="es-MX"/>
        </w:rPr>
      </w:pPr>
      <w:r>
        <w:t xml:space="preserve">Transformamos el INDEX con logaritmo usando el siguiente comando </w:t>
      </w:r>
      <w:r w:rsidRPr="00806367">
        <w:rPr>
          <w:b/>
          <w:bCs/>
        </w:rPr>
        <w:t>(</w:t>
      </w:r>
      <w:r w:rsidRPr="00806367">
        <w:rPr>
          <w:rFonts w:ascii="Arial" w:hAnsi="Arial" w:cs="Arial"/>
          <w:b/>
          <w:bCs/>
          <w:color w:val="000000"/>
          <w:sz w:val="18"/>
          <w:szCs w:val="18"/>
          <w:lang w:val="es-MX"/>
        </w:rPr>
        <w:t>genr lindex=log(index)</w:t>
      </w:r>
      <w:r w:rsidRPr="00806367">
        <w:rPr>
          <w:b/>
          <w:bCs/>
        </w:rPr>
        <w:t>)</w:t>
      </w:r>
      <w:r>
        <w:t xml:space="preserve"> </w:t>
      </w:r>
    </w:p>
    <w:p w14:paraId="1F17C5D8" w14:textId="165686E5" w:rsidR="00806367" w:rsidRDefault="00806367" w:rsidP="00806367">
      <w:pPr>
        <w:tabs>
          <w:tab w:val="left" w:pos="0"/>
          <w:tab w:val="left" w:pos="252"/>
          <w:tab w:val="left" w:pos="504"/>
          <w:tab w:val="left" w:pos="756"/>
          <w:tab w:val="left" w:pos="1008"/>
          <w:tab w:val="left" w:pos="1260"/>
          <w:tab w:val="left" w:pos="1512"/>
          <w:tab w:val="left" w:pos="1764"/>
          <w:tab w:val="left" w:pos="2016"/>
          <w:tab w:val="left" w:pos="2268"/>
          <w:tab w:val="left" w:pos="2520"/>
          <w:tab w:val="left" w:pos="2772"/>
          <w:tab w:val="left" w:pos="3024"/>
          <w:tab w:val="left" w:pos="3276"/>
          <w:tab w:val="left" w:pos="3528"/>
          <w:tab w:val="left" w:pos="3780"/>
          <w:tab w:val="left" w:pos="4032"/>
          <w:tab w:val="left" w:pos="4284"/>
          <w:tab w:val="left" w:pos="4536"/>
          <w:tab w:val="left" w:pos="4788"/>
          <w:tab w:val="left" w:pos="5040"/>
          <w:tab w:val="left" w:pos="5292"/>
          <w:tab w:val="left" w:pos="5544"/>
          <w:tab w:val="left" w:pos="5796"/>
          <w:tab w:val="left" w:pos="6048"/>
          <w:tab w:val="left" w:pos="6300"/>
          <w:tab w:val="left" w:pos="6552"/>
          <w:tab w:val="left" w:pos="6804"/>
          <w:tab w:val="left" w:pos="7056"/>
          <w:tab w:val="left" w:pos="7308"/>
          <w:tab w:val="left" w:pos="7560"/>
          <w:tab w:val="left" w:pos="7812"/>
        </w:tabs>
        <w:autoSpaceDE w:val="0"/>
        <w:autoSpaceDN w:val="0"/>
        <w:adjustRightInd w:val="0"/>
        <w:spacing w:after="0" w:line="240" w:lineRule="auto"/>
        <w:rPr>
          <w:lang w:val="es-MX"/>
        </w:rPr>
      </w:pPr>
    </w:p>
    <w:p w14:paraId="1081B31F" w14:textId="77777777" w:rsidR="00806367" w:rsidRPr="00806367" w:rsidRDefault="00806367" w:rsidP="00806367">
      <w:pPr>
        <w:tabs>
          <w:tab w:val="left" w:pos="0"/>
          <w:tab w:val="left" w:pos="252"/>
          <w:tab w:val="left" w:pos="504"/>
          <w:tab w:val="left" w:pos="756"/>
          <w:tab w:val="left" w:pos="1008"/>
          <w:tab w:val="left" w:pos="1260"/>
          <w:tab w:val="left" w:pos="1512"/>
          <w:tab w:val="left" w:pos="1764"/>
          <w:tab w:val="left" w:pos="2016"/>
          <w:tab w:val="left" w:pos="2268"/>
          <w:tab w:val="left" w:pos="2520"/>
          <w:tab w:val="left" w:pos="2772"/>
          <w:tab w:val="left" w:pos="3024"/>
          <w:tab w:val="left" w:pos="3276"/>
          <w:tab w:val="left" w:pos="3528"/>
          <w:tab w:val="left" w:pos="3780"/>
          <w:tab w:val="left" w:pos="4032"/>
          <w:tab w:val="left" w:pos="4284"/>
          <w:tab w:val="left" w:pos="4536"/>
          <w:tab w:val="left" w:pos="4788"/>
          <w:tab w:val="left" w:pos="5040"/>
          <w:tab w:val="left" w:pos="5292"/>
          <w:tab w:val="left" w:pos="5544"/>
          <w:tab w:val="left" w:pos="5796"/>
          <w:tab w:val="left" w:pos="6048"/>
          <w:tab w:val="left" w:pos="6300"/>
          <w:tab w:val="left" w:pos="6552"/>
          <w:tab w:val="left" w:pos="6804"/>
          <w:tab w:val="left" w:pos="7056"/>
          <w:tab w:val="left" w:pos="7308"/>
          <w:tab w:val="left" w:pos="7560"/>
          <w:tab w:val="left" w:pos="7812"/>
        </w:tabs>
        <w:autoSpaceDE w:val="0"/>
        <w:autoSpaceDN w:val="0"/>
        <w:adjustRightInd w:val="0"/>
        <w:spacing w:after="0" w:line="240" w:lineRule="auto"/>
        <w:rPr>
          <w:lang w:val="es-MX"/>
        </w:rPr>
      </w:pPr>
    </w:p>
    <w:p w14:paraId="1F7E0991" w14:textId="6DA524E8" w:rsidR="00806367" w:rsidRPr="00806367" w:rsidRDefault="00806367" w:rsidP="00806367">
      <w:pPr>
        <w:tabs>
          <w:tab w:val="left" w:pos="0"/>
          <w:tab w:val="left" w:pos="252"/>
          <w:tab w:val="left" w:pos="504"/>
          <w:tab w:val="left" w:pos="756"/>
          <w:tab w:val="left" w:pos="1008"/>
          <w:tab w:val="left" w:pos="1260"/>
          <w:tab w:val="left" w:pos="1512"/>
          <w:tab w:val="left" w:pos="1764"/>
          <w:tab w:val="left" w:pos="2016"/>
          <w:tab w:val="left" w:pos="2268"/>
          <w:tab w:val="left" w:pos="2520"/>
          <w:tab w:val="left" w:pos="2772"/>
          <w:tab w:val="left" w:pos="3024"/>
          <w:tab w:val="left" w:pos="3276"/>
          <w:tab w:val="left" w:pos="3528"/>
          <w:tab w:val="left" w:pos="3780"/>
          <w:tab w:val="left" w:pos="4032"/>
          <w:tab w:val="left" w:pos="4284"/>
          <w:tab w:val="left" w:pos="4536"/>
          <w:tab w:val="left" w:pos="4788"/>
          <w:tab w:val="left" w:pos="5040"/>
          <w:tab w:val="left" w:pos="5292"/>
          <w:tab w:val="left" w:pos="5544"/>
          <w:tab w:val="left" w:pos="5796"/>
          <w:tab w:val="left" w:pos="6048"/>
          <w:tab w:val="left" w:pos="6300"/>
          <w:tab w:val="left" w:pos="6552"/>
          <w:tab w:val="left" w:pos="6804"/>
          <w:tab w:val="left" w:pos="7056"/>
          <w:tab w:val="left" w:pos="7308"/>
          <w:tab w:val="left" w:pos="7560"/>
          <w:tab w:val="left" w:pos="7812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  <w:lang w:val="es-MX"/>
        </w:rPr>
      </w:pPr>
      <w:r>
        <w:object w:dxaOrig="7477" w:dyaOrig="5113" w14:anchorId="6F15199A">
          <v:shape id="_x0000_i1028" type="#_x0000_t75" style="width:353.4pt;height:190.2pt" o:ole="">
            <v:imagedata r:id="rId11" o:title=""/>
          </v:shape>
          <o:OLEObject Type="Embed" ProgID="EViews.Workfile.2" ShapeID="_x0000_i1028" DrawAspect="Content" ObjectID="_1667573882" r:id="rId12"/>
        </w:object>
      </w:r>
    </w:p>
    <w:p w14:paraId="4F6E31C2" w14:textId="15B47FBE" w:rsidR="00806367" w:rsidRPr="00806367" w:rsidRDefault="00806367" w:rsidP="00806367">
      <w:pPr>
        <w:tabs>
          <w:tab w:val="left" w:pos="0"/>
          <w:tab w:val="left" w:pos="252"/>
          <w:tab w:val="left" w:pos="504"/>
          <w:tab w:val="left" w:pos="756"/>
          <w:tab w:val="left" w:pos="1008"/>
          <w:tab w:val="left" w:pos="1260"/>
          <w:tab w:val="left" w:pos="1512"/>
          <w:tab w:val="left" w:pos="1764"/>
          <w:tab w:val="left" w:pos="2016"/>
          <w:tab w:val="left" w:pos="2268"/>
          <w:tab w:val="left" w:pos="2520"/>
          <w:tab w:val="left" w:pos="2772"/>
          <w:tab w:val="left" w:pos="3024"/>
          <w:tab w:val="left" w:pos="3276"/>
          <w:tab w:val="left" w:pos="3528"/>
          <w:tab w:val="left" w:pos="3780"/>
          <w:tab w:val="left" w:pos="4032"/>
          <w:tab w:val="left" w:pos="4284"/>
          <w:tab w:val="left" w:pos="4536"/>
          <w:tab w:val="left" w:pos="4788"/>
          <w:tab w:val="left" w:pos="5040"/>
          <w:tab w:val="left" w:pos="5292"/>
          <w:tab w:val="left" w:pos="5544"/>
          <w:tab w:val="left" w:pos="5796"/>
          <w:tab w:val="left" w:pos="6048"/>
          <w:tab w:val="left" w:pos="6300"/>
          <w:tab w:val="left" w:pos="6552"/>
          <w:tab w:val="left" w:pos="6804"/>
          <w:tab w:val="left" w:pos="7056"/>
          <w:tab w:val="left" w:pos="7308"/>
          <w:tab w:val="left" w:pos="7560"/>
          <w:tab w:val="left" w:pos="7812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  <w:lang w:val="es-MX"/>
        </w:rPr>
      </w:pPr>
      <w:r>
        <w:lastRenderedPageBreak/>
        <w:t xml:space="preserve">y vemos </w:t>
      </w:r>
      <w:r w:rsidR="00177466">
        <w:t xml:space="preserve">que en el gráfico anterior </w:t>
      </w:r>
      <w:r>
        <w:t xml:space="preserve">el logaritmo del índice sigue teniendo tendencia, entonces hacemos un diferencial de lindex con el siguiente comando </w:t>
      </w:r>
      <w:r w:rsidRPr="00806367">
        <w:rPr>
          <w:b/>
          <w:bCs/>
        </w:rPr>
        <w:t>(</w:t>
      </w:r>
      <w:r w:rsidRPr="00806367">
        <w:rPr>
          <w:rFonts w:ascii="Arial" w:hAnsi="Arial" w:cs="Arial"/>
          <w:b/>
          <w:bCs/>
          <w:color w:val="000000"/>
          <w:sz w:val="18"/>
          <w:szCs w:val="18"/>
          <w:lang w:val="es-MX"/>
        </w:rPr>
        <w:t>genr dlindex=d(lindex)</w:t>
      </w:r>
      <w:r>
        <w:t>)</w:t>
      </w:r>
      <w:r w:rsidR="00177466">
        <w:t>.</w:t>
      </w:r>
    </w:p>
    <w:p w14:paraId="6F6D4EA0" w14:textId="0F89AF59" w:rsidR="00806367" w:rsidRPr="00806367" w:rsidRDefault="00806367">
      <w:pPr>
        <w:rPr>
          <w:lang w:val="es-MX"/>
        </w:rPr>
      </w:pPr>
      <w:r>
        <w:object w:dxaOrig="7285" w:dyaOrig="5101" w14:anchorId="0D68FB9F">
          <v:shape id="_x0000_i1029" type="#_x0000_t75" style="width:364.2pt;height:255pt" o:ole="">
            <v:imagedata r:id="rId13" o:title=""/>
          </v:shape>
          <o:OLEObject Type="Embed" ProgID="EViews.Workfile.2" ShapeID="_x0000_i1029" DrawAspect="Content" ObjectID="_1667573883" r:id="rId14"/>
        </w:object>
      </w:r>
    </w:p>
    <w:p w14:paraId="3D3C5E35" w14:textId="77777777" w:rsidR="00177466" w:rsidRDefault="00177466"/>
    <w:p w14:paraId="22935625" w14:textId="487B4CC1" w:rsidR="00177466" w:rsidRDefault="00177466">
      <w:r>
        <w:t>Ahora las variables están en la misma escala y proseguimos con la regresión</w:t>
      </w:r>
    </w:p>
    <w:p w14:paraId="7EF56393" w14:textId="77777777" w:rsidR="00177466" w:rsidRPr="00177466" w:rsidRDefault="00177466" w:rsidP="0017746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lang w:val="es-MX"/>
        </w:rPr>
      </w:pPr>
    </w:p>
    <w:tbl>
      <w:tblPr>
        <w:tblW w:w="0" w:type="auto"/>
        <w:tblInd w:w="3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42"/>
        <w:gridCol w:w="1008"/>
        <w:gridCol w:w="1104"/>
        <w:gridCol w:w="1104"/>
        <w:gridCol w:w="912"/>
      </w:tblGrid>
      <w:tr w:rsidR="00177466" w14:paraId="4D70BC10" w14:textId="77777777" w:rsidTr="00177466">
        <w:trPr>
          <w:trHeight w:val="204"/>
        </w:trPr>
        <w:tc>
          <w:tcPr>
            <w:tcW w:w="505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F9F6BD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Dependent Variable: DLINDEX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5DD2E6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</w:tr>
      <w:tr w:rsidR="00177466" w14:paraId="4E29D5A7" w14:textId="77777777" w:rsidTr="00177466">
        <w:trPr>
          <w:trHeight w:val="204"/>
        </w:trPr>
        <w:tc>
          <w:tcPr>
            <w:tcW w:w="3954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EB8B0D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Method: Least Squares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29AC0F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BA7BBD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</w:tr>
      <w:tr w:rsidR="00177466" w14:paraId="5971CBA4" w14:textId="77777777" w:rsidTr="00177466">
        <w:trPr>
          <w:trHeight w:val="204"/>
        </w:trPr>
        <w:tc>
          <w:tcPr>
            <w:tcW w:w="505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F65943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Date: 11/19/20   Time: 08:25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25C7E1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</w:tr>
      <w:tr w:rsidR="00177466" w14:paraId="4F087FFE" w14:textId="77777777" w:rsidTr="00177466">
        <w:trPr>
          <w:trHeight w:val="204"/>
        </w:trPr>
        <w:tc>
          <w:tcPr>
            <w:tcW w:w="505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9E48A9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Sample (adjusted): 1928 2013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E59330E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</w:tr>
      <w:tr w:rsidR="00177466" w14:paraId="6C694CE6" w14:textId="77777777" w:rsidTr="00177466">
        <w:trPr>
          <w:trHeight w:val="204"/>
        </w:trPr>
        <w:tc>
          <w:tcPr>
            <w:tcW w:w="5970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23204C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Included observations: 86 after adjustments</w:t>
            </w:r>
          </w:p>
        </w:tc>
      </w:tr>
      <w:tr w:rsidR="00177466" w14:paraId="620F3848" w14:textId="77777777">
        <w:trPr>
          <w:trHeight w:hRule="exact" w:val="81"/>
        </w:trPr>
        <w:tc>
          <w:tcPr>
            <w:tcW w:w="1842" w:type="dxa"/>
            <w:tcBorders>
              <w:top w:val="nil"/>
              <w:left w:val="nil"/>
              <w:bottom w:val="double" w:sz="6" w:space="2" w:color="auto"/>
              <w:right w:val="nil"/>
            </w:tcBorders>
            <w:vAlign w:val="bottom"/>
          </w:tcPr>
          <w:p w14:paraId="1EB8079F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008" w:type="dxa"/>
            <w:tcBorders>
              <w:top w:val="nil"/>
              <w:left w:val="nil"/>
              <w:bottom w:val="double" w:sz="6" w:space="2" w:color="auto"/>
              <w:right w:val="nil"/>
            </w:tcBorders>
            <w:vAlign w:val="bottom"/>
          </w:tcPr>
          <w:p w14:paraId="1509202D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double" w:sz="6" w:space="2" w:color="auto"/>
              <w:right w:val="nil"/>
            </w:tcBorders>
            <w:vAlign w:val="bottom"/>
          </w:tcPr>
          <w:p w14:paraId="1A2427C8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double" w:sz="6" w:space="2" w:color="auto"/>
              <w:right w:val="nil"/>
            </w:tcBorders>
            <w:vAlign w:val="bottom"/>
          </w:tcPr>
          <w:p w14:paraId="7816D76E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double" w:sz="6" w:space="2" w:color="auto"/>
              <w:right w:val="nil"/>
            </w:tcBorders>
            <w:vAlign w:val="bottom"/>
          </w:tcPr>
          <w:p w14:paraId="1F538482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</w:tr>
      <w:tr w:rsidR="00177466" w14:paraId="6BEE9266" w14:textId="77777777">
        <w:trPr>
          <w:trHeight w:hRule="exact" w:val="122"/>
        </w:trPr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EEFFD0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D8D0B6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CBC396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1B39DE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E87D476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</w:tr>
      <w:tr w:rsidR="00177466" w14:paraId="1437CFB8" w14:textId="77777777">
        <w:trPr>
          <w:trHeight w:val="204"/>
        </w:trPr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7343AC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Variable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F7F79F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Coefficient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E37C4F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Std. Error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24ABC2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t-Statistic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DDE8C7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Prob.  </w:t>
            </w:r>
          </w:p>
        </w:tc>
      </w:tr>
      <w:tr w:rsidR="00177466" w14:paraId="3C7A6827" w14:textId="77777777">
        <w:trPr>
          <w:trHeight w:hRule="exact" w:val="81"/>
        </w:trPr>
        <w:tc>
          <w:tcPr>
            <w:tcW w:w="1842" w:type="dxa"/>
            <w:tcBorders>
              <w:top w:val="nil"/>
              <w:left w:val="nil"/>
              <w:bottom w:val="double" w:sz="6" w:space="2" w:color="auto"/>
              <w:right w:val="nil"/>
            </w:tcBorders>
            <w:vAlign w:val="bottom"/>
          </w:tcPr>
          <w:p w14:paraId="3C288CE0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008" w:type="dxa"/>
            <w:tcBorders>
              <w:top w:val="nil"/>
              <w:left w:val="nil"/>
              <w:bottom w:val="double" w:sz="6" w:space="2" w:color="auto"/>
              <w:right w:val="nil"/>
            </w:tcBorders>
            <w:vAlign w:val="bottom"/>
          </w:tcPr>
          <w:p w14:paraId="7AB14EB4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double" w:sz="6" w:space="2" w:color="auto"/>
              <w:right w:val="nil"/>
            </w:tcBorders>
            <w:vAlign w:val="bottom"/>
          </w:tcPr>
          <w:p w14:paraId="7F254DB7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double" w:sz="6" w:space="2" w:color="auto"/>
              <w:right w:val="nil"/>
            </w:tcBorders>
            <w:vAlign w:val="bottom"/>
          </w:tcPr>
          <w:p w14:paraId="55236F46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double" w:sz="6" w:space="2" w:color="auto"/>
              <w:right w:val="nil"/>
            </w:tcBorders>
            <w:vAlign w:val="bottom"/>
          </w:tcPr>
          <w:p w14:paraId="4B70ABC4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</w:tr>
      <w:tr w:rsidR="00177466" w14:paraId="5B78B245" w14:textId="77777777">
        <w:trPr>
          <w:trHeight w:hRule="exact" w:val="122"/>
        </w:trPr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FA73DD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3BBB01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81E768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9977D03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A3BC3A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</w:tr>
      <w:tr w:rsidR="00177466" w14:paraId="01A7498D" w14:textId="77777777">
        <w:trPr>
          <w:trHeight w:val="204"/>
        </w:trPr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5BD98F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C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B60A49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0.176952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B542FF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0.049939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D81E7B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3.543358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163976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0.0006</w:t>
            </w:r>
          </w:p>
        </w:tc>
      </w:tr>
      <w:tr w:rsidR="00177466" w14:paraId="7C419980" w14:textId="77777777">
        <w:trPr>
          <w:trHeight w:val="204"/>
        </w:trPr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BD45FF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BOOKMARKET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32FBB7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-0.213316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EF63AC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0.078960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CFAAE1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-2.701582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DB5B11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0.0083</w:t>
            </w:r>
          </w:p>
        </w:tc>
      </w:tr>
      <w:tr w:rsidR="00177466" w14:paraId="3791EE51" w14:textId="77777777">
        <w:trPr>
          <w:trHeight w:hRule="exact" w:val="81"/>
        </w:trPr>
        <w:tc>
          <w:tcPr>
            <w:tcW w:w="1842" w:type="dxa"/>
            <w:tcBorders>
              <w:top w:val="nil"/>
              <w:left w:val="nil"/>
              <w:bottom w:val="double" w:sz="6" w:space="2" w:color="auto"/>
              <w:right w:val="nil"/>
            </w:tcBorders>
            <w:vAlign w:val="bottom"/>
          </w:tcPr>
          <w:p w14:paraId="7BAACD4A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008" w:type="dxa"/>
            <w:tcBorders>
              <w:top w:val="nil"/>
              <w:left w:val="nil"/>
              <w:bottom w:val="double" w:sz="6" w:space="2" w:color="auto"/>
              <w:right w:val="nil"/>
            </w:tcBorders>
            <w:vAlign w:val="bottom"/>
          </w:tcPr>
          <w:p w14:paraId="62929195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double" w:sz="6" w:space="2" w:color="auto"/>
              <w:right w:val="nil"/>
            </w:tcBorders>
            <w:vAlign w:val="bottom"/>
          </w:tcPr>
          <w:p w14:paraId="2BE7EB27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double" w:sz="6" w:space="2" w:color="auto"/>
              <w:right w:val="nil"/>
            </w:tcBorders>
            <w:vAlign w:val="bottom"/>
          </w:tcPr>
          <w:p w14:paraId="7B3511D4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double" w:sz="6" w:space="2" w:color="auto"/>
              <w:right w:val="nil"/>
            </w:tcBorders>
            <w:vAlign w:val="bottom"/>
          </w:tcPr>
          <w:p w14:paraId="3DF9E9FA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</w:tr>
      <w:tr w:rsidR="00177466" w14:paraId="62D516D0" w14:textId="77777777">
        <w:trPr>
          <w:trHeight w:hRule="exact" w:val="122"/>
        </w:trPr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7072BD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EEAA48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7075C1C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654A62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E34B86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</w:tr>
      <w:tr w:rsidR="00177466" w14:paraId="7C2A1B6E" w14:textId="77777777" w:rsidTr="00177466">
        <w:trPr>
          <w:trHeight w:val="204"/>
        </w:trPr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D9202D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R-squared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B4266D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0.079942</w:t>
            </w:r>
          </w:p>
        </w:tc>
        <w:tc>
          <w:tcPr>
            <w:tcW w:w="220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3319C3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    Mean dependent var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E81947B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0.054079</w:t>
            </w:r>
          </w:p>
        </w:tc>
      </w:tr>
      <w:tr w:rsidR="00177466" w14:paraId="07942D75" w14:textId="77777777" w:rsidTr="00177466">
        <w:trPr>
          <w:trHeight w:val="204"/>
        </w:trPr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6B48C3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Adjusted R-squared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D36025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0.068988</w:t>
            </w:r>
          </w:p>
        </w:tc>
        <w:tc>
          <w:tcPr>
            <w:tcW w:w="220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1C364C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    S.D. dependent var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E26047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0.198205</w:t>
            </w:r>
          </w:p>
        </w:tc>
      </w:tr>
      <w:tr w:rsidR="00177466" w14:paraId="453A24CA" w14:textId="77777777" w:rsidTr="00177466">
        <w:trPr>
          <w:trHeight w:val="204"/>
        </w:trPr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A094AE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S.E. of regression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74BEDF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0.191246</w:t>
            </w:r>
          </w:p>
        </w:tc>
        <w:tc>
          <w:tcPr>
            <w:tcW w:w="220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2CB697F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    Akaike info criterion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DA7152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-0.447529</w:t>
            </w:r>
          </w:p>
        </w:tc>
      </w:tr>
      <w:tr w:rsidR="00177466" w14:paraId="4EDAFF90" w14:textId="77777777" w:rsidTr="00177466">
        <w:trPr>
          <w:trHeight w:val="204"/>
        </w:trPr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2A23698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Sum squared resid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4153D90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3.072310</w:t>
            </w:r>
          </w:p>
        </w:tc>
        <w:tc>
          <w:tcPr>
            <w:tcW w:w="220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E776B5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    Schwarz criterion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41EAD6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-0.390451</w:t>
            </w:r>
          </w:p>
        </w:tc>
      </w:tr>
      <w:tr w:rsidR="00177466" w14:paraId="04C71DAB" w14:textId="77777777" w:rsidTr="00177466">
        <w:trPr>
          <w:trHeight w:val="204"/>
        </w:trPr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8B1FD6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Log likelihood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E513D7D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21.24375</w:t>
            </w:r>
          </w:p>
        </w:tc>
        <w:tc>
          <w:tcPr>
            <w:tcW w:w="220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B0E211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    Hannan-Quinn criter.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4BC4BB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-0.424558</w:t>
            </w:r>
          </w:p>
        </w:tc>
      </w:tr>
      <w:tr w:rsidR="00177466" w14:paraId="67E5EB1E" w14:textId="77777777" w:rsidTr="00177466">
        <w:trPr>
          <w:trHeight w:val="204"/>
        </w:trPr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C9D387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F-statistic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C4DAE8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7.298547</w:t>
            </w:r>
          </w:p>
        </w:tc>
        <w:tc>
          <w:tcPr>
            <w:tcW w:w="220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0EA93C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    Durbin-Watson stat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7D2AF7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1.824535</w:t>
            </w:r>
          </w:p>
        </w:tc>
      </w:tr>
      <w:tr w:rsidR="00177466" w14:paraId="005BA197" w14:textId="77777777">
        <w:trPr>
          <w:trHeight w:val="204"/>
        </w:trPr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79D03C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Prob(F-statistic)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36950B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righ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0.008347</w:t>
            </w: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009B96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5DCC77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79DE8E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ind w:right="20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</w:tr>
      <w:tr w:rsidR="00177466" w14:paraId="6BC02AD1" w14:textId="77777777">
        <w:trPr>
          <w:trHeight w:hRule="exact" w:val="81"/>
        </w:trPr>
        <w:tc>
          <w:tcPr>
            <w:tcW w:w="1842" w:type="dxa"/>
            <w:tcBorders>
              <w:top w:val="nil"/>
              <w:left w:val="nil"/>
              <w:bottom w:val="double" w:sz="6" w:space="0" w:color="auto"/>
              <w:right w:val="nil"/>
            </w:tcBorders>
            <w:vAlign w:val="bottom"/>
          </w:tcPr>
          <w:p w14:paraId="5652D394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008" w:type="dxa"/>
            <w:tcBorders>
              <w:top w:val="nil"/>
              <w:left w:val="nil"/>
              <w:bottom w:val="double" w:sz="6" w:space="0" w:color="auto"/>
              <w:right w:val="nil"/>
            </w:tcBorders>
            <w:vAlign w:val="bottom"/>
          </w:tcPr>
          <w:p w14:paraId="428BB7AC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double" w:sz="6" w:space="0" w:color="auto"/>
              <w:right w:val="nil"/>
            </w:tcBorders>
            <w:vAlign w:val="bottom"/>
          </w:tcPr>
          <w:p w14:paraId="051220B9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double" w:sz="6" w:space="0" w:color="auto"/>
              <w:right w:val="nil"/>
            </w:tcBorders>
            <w:vAlign w:val="bottom"/>
          </w:tcPr>
          <w:p w14:paraId="237E0784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double" w:sz="6" w:space="0" w:color="auto"/>
              <w:right w:val="nil"/>
            </w:tcBorders>
            <w:vAlign w:val="bottom"/>
          </w:tcPr>
          <w:p w14:paraId="34F3102C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</w:tr>
      <w:tr w:rsidR="00177466" w14:paraId="2A724DCE" w14:textId="77777777">
        <w:trPr>
          <w:trHeight w:hRule="exact" w:val="122"/>
        </w:trPr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379507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5D062F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C30E57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0A1491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C3ED45" w14:textId="77777777" w:rsidR="00177466" w:rsidRDefault="0017746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</w:p>
        </w:tc>
      </w:tr>
    </w:tbl>
    <w:p w14:paraId="267EABFD" w14:textId="4AFB8A0A" w:rsidR="00177466" w:rsidRDefault="00177466">
      <w:r w:rsidRPr="00733216">
        <w:rPr>
          <w:rFonts w:ascii="Arial" w:hAnsi="Arial" w:cs="Arial"/>
          <w:b/>
          <w:bCs/>
          <w:sz w:val="18"/>
          <w:szCs w:val="18"/>
          <w:lang w:val="es-MX"/>
        </w:rPr>
        <w:br/>
      </w:r>
      <w:r w:rsidRPr="00733216">
        <w:rPr>
          <w:b/>
          <w:bCs/>
        </w:rPr>
        <w:t>PRIMERO ESPECIFICAMOS LOS SIGNOS.</w:t>
      </w:r>
      <w:r>
        <w:t xml:space="preserve"> Explicar signos</w:t>
      </w:r>
    </w:p>
    <w:p w14:paraId="754ED1B2" w14:textId="2EEB8510" w:rsidR="00177466" w:rsidRDefault="00177466">
      <w:r>
        <w:t>BOOKMARKET tiene signo negativo, entonces tiene una relación inversa con el INDEX.</w:t>
      </w:r>
    </w:p>
    <w:p w14:paraId="3547D0B1" w14:textId="69B30C8A" w:rsidR="00177466" w:rsidRDefault="00B66CC6">
      <w:r>
        <w:t xml:space="preserve">Pero el precio de </w:t>
      </w:r>
      <w:r w:rsidR="009C1334">
        <w:t>mercado</w:t>
      </w:r>
      <w:r>
        <w:t xml:space="preserve"> casi es constante, </w:t>
      </w:r>
      <w:r w:rsidR="009C1334">
        <w:t>sigue</w:t>
      </w:r>
      <w:r>
        <w:t xml:space="preserve"> teniendo </w:t>
      </w:r>
      <w:r w:rsidR="009C1334">
        <w:t>tendencia</w:t>
      </w:r>
    </w:p>
    <w:p w14:paraId="2AB27FE5" w14:textId="7954456A" w:rsidR="00B66CC6" w:rsidRPr="00733216" w:rsidRDefault="001F014D">
      <w:pPr>
        <w:rPr>
          <w:b/>
          <w:bCs/>
        </w:rPr>
      </w:pPr>
      <w:r w:rsidRPr="00733216">
        <w:rPr>
          <w:b/>
          <w:bCs/>
        </w:rPr>
        <w:t xml:space="preserve">SEGUNDO ANALIZAMOS LA </w:t>
      </w:r>
      <w:r w:rsidR="00DB7F9A" w:rsidRPr="00733216">
        <w:rPr>
          <w:b/>
          <w:bCs/>
        </w:rPr>
        <w:t>S</w:t>
      </w:r>
      <w:r w:rsidR="00177466" w:rsidRPr="00733216">
        <w:rPr>
          <w:b/>
          <w:bCs/>
        </w:rPr>
        <w:t>I</w:t>
      </w:r>
      <w:r w:rsidR="00DB7F9A" w:rsidRPr="00733216">
        <w:rPr>
          <w:b/>
          <w:bCs/>
        </w:rPr>
        <w:t>GNIFICANCIA ESTADISTICA</w:t>
      </w:r>
    </w:p>
    <w:p w14:paraId="66C0CE1E" w14:textId="6D3E1F26" w:rsidR="00DB7F9A" w:rsidRDefault="00DB7F9A">
      <w:r>
        <w:t>R2</w:t>
      </w:r>
      <w:r w:rsidR="001F014D">
        <w:t xml:space="preserve"> = 8% = </w:t>
      </w:r>
      <w:r w:rsidR="001F014D" w:rsidRPr="001F014D">
        <w:rPr>
          <w:rFonts w:ascii="Arial" w:hAnsi="Arial" w:cs="Arial"/>
          <w:color w:val="000000"/>
          <w:sz w:val="18"/>
          <w:szCs w:val="18"/>
          <w:lang w:val="es-MX"/>
        </w:rPr>
        <w:t>0.079942</w:t>
      </w:r>
      <w:r w:rsidR="001F014D">
        <w:t xml:space="preserve"> de la fluctuación de índex en </w:t>
      </w:r>
      <w:r w:rsidR="00733216">
        <w:t>promedió</w:t>
      </w:r>
      <w:r w:rsidR="001F014D">
        <w:t xml:space="preserve"> </w:t>
      </w:r>
      <w:r w:rsidR="00733216">
        <w:t>está</w:t>
      </w:r>
      <w:r w:rsidR="001F014D">
        <w:t xml:space="preserve"> siendo explicada por el valor contable o bookmarket.</w:t>
      </w:r>
    </w:p>
    <w:p w14:paraId="033DE401" w14:textId="7E260718" w:rsidR="00AB484E" w:rsidRDefault="00AC18DF">
      <w:r>
        <w:object w:dxaOrig="7801" w:dyaOrig="5353" w14:anchorId="11B5951C">
          <v:shape id="_x0000_i1032" type="#_x0000_t75" style="width:390pt;height:267.6pt" o:ole="">
            <v:imagedata r:id="rId15" o:title=""/>
          </v:shape>
          <o:OLEObject Type="Embed" ProgID="EViews.Workfile.2" ShapeID="_x0000_i1032" DrawAspect="Content" ObjectID="_1667573884" r:id="rId16"/>
        </w:object>
      </w:r>
    </w:p>
    <w:p w14:paraId="35F488FA" w14:textId="4E2DF143" w:rsidR="00AB484E" w:rsidRPr="005305F7" w:rsidRDefault="00AC18DF" w:rsidP="005305F7">
      <w:pPr>
        <w:tabs>
          <w:tab w:val="left" w:pos="0"/>
          <w:tab w:val="left" w:pos="252"/>
          <w:tab w:val="left" w:pos="504"/>
          <w:tab w:val="left" w:pos="756"/>
          <w:tab w:val="left" w:pos="1008"/>
          <w:tab w:val="left" w:pos="1260"/>
          <w:tab w:val="left" w:pos="1512"/>
          <w:tab w:val="left" w:pos="1764"/>
          <w:tab w:val="left" w:pos="2016"/>
          <w:tab w:val="left" w:pos="2268"/>
          <w:tab w:val="left" w:pos="2520"/>
          <w:tab w:val="left" w:pos="2772"/>
          <w:tab w:val="left" w:pos="3024"/>
          <w:tab w:val="left" w:pos="3276"/>
          <w:tab w:val="left" w:pos="3528"/>
          <w:tab w:val="left" w:pos="3780"/>
          <w:tab w:val="left" w:pos="4032"/>
          <w:tab w:val="left" w:pos="4284"/>
          <w:tab w:val="left" w:pos="4536"/>
          <w:tab w:val="left" w:pos="4788"/>
          <w:tab w:val="left" w:pos="5040"/>
          <w:tab w:val="left" w:pos="5292"/>
          <w:tab w:val="left" w:pos="5544"/>
          <w:tab w:val="left" w:pos="5796"/>
          <w:tab w:val="left" w:pos="6048"/>
          <w:tab w:val="left" w:pos="6300"/>
          <w:tab w:val="left" w:pos="6552"/>
          <w:tab w:val="left" w:pos="6804"/>
          <w:tab w:val="left" w:pos="7056"/>
          <w:tab w:val="left" w:pos="7308"/>
          <w:tab w:val="left" w:pos="7560"/>
          <w:tab w:val="left" w:pos="7812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  <w:lang w:val="es-MX"/>
        </w:rPr>
      </w:pPr>
      <w:r w:rsidRPr="005305F7">
        <w:t>Generamos una serie de beneficios</w:t>
      </w:r>
      <w:r w:rsidR="005305F7">
        <w:t xml:space="preserve"> en Eviews</w:t>
      </w:r>
      <w:r>
        <w:rPr>
          <w:b/>
          <w:bCs/>
        </w:rPr>
        <w:t xml:space="preserve"> </w:t>
      </w:r>
      <w:r w:rsidR="005305F7" w:rsidRPr="005305F7">
        <w:rPr>
          <w:b/>
          <w:bCs/>
        </w:rPr>
        <w:t>(</w:t>
      </w:r>
      <w:r w:rsidRPr="005305F7">
        <w:rPr>
          <w:rFonts w:ascii="Arial" w:hAnsi="Arial" w:cs="Arial"/>
          <w:b/>
          <w:bCs/>
          <w:color w:val="000000"/>
          <w:sz w:val="18"/>
          <w:szCs w:val="18"/>
          <w:lang w:val="es-MX"/>
        </w:rPr>
        <w:t>genr Benefit= index+dividends</w:t>
      </w:r>
      <w:r w:rsidR="005305F7" w:rsidRPr="005305F7">
        <w:rPr>
          <w:rFonts w:ascii="Arial" w:hAnsi="Arial" w:cs="Arial"/>
          <w:b/>
          <w:bCs/>
          <w:color w:val="000000"/>
          <w:sz w:val="18"/>
          <w:szCs w:val="18"/>
          <w:lang w:val="es-MX"/>
        </w:rPr>
        <w:t>)</w:t>
      </w:r>
    </w:p>
    <w:p w14:paraId="52270588" w14:textId="7C4A4FBD" w:rsidR="00AB484E" w:rsidRDefault="00AC18DF">
      <w:pPr>
        <w:rPr>
          <w:b/>
          <w:bCs/>
        </w:rPr>
      </w:pPr>
      <w:r>
        <w:object w:dxaOrig="7801" w:dyaOrig="5353" w14:anchorId="269D5172">
          <v:shape id="_x0000_i1033" type="#_x0000_t75" style="width:390pt;height:267.6pt" o:ole="">
            <v:imagedata r:id="rId17" o:title=""/>
          </v:shape>
          <o:OLEObject Type="Embed" ProgID="EViews.Workfile.2" ShapeID="_x0000_i1033" DrawAspect="Content" ObjectID="_1667573885" r:id="rId18"/>
        </w:object>
      </w:r>
    </w:p>
    <w:p w14:paraId="7BE2E53D" w14:textId="77777777" w:rsidR="00AC18DF" w:rsidRDefault="00AC18DF">
      <w:pPr>
        <w:rPr>
          <w:b/>
          <w:bCs/>
        </w:rPr>
      </w:pPr>
    </w:p>
    <w:p w14:paraId="0DB05122" w14:textId="49E1F0E2" w:rsidR="00DB7F9A" w:rsidRPr="00733216" w:rsidRDefault="001F014D">
      <w:pPr>
        <w:rPr>
          <w:b/>
          <w:bCs/>
        </w:rPr>
      </w:pPr>
      <w:r w:rsidRPr="00733216">
        <w:rPr>
          <w:b/>
          <w:bCs/>
        </w:rPr>
        <w:t xml:space="preserve">TERCERO </w:t>
      </w:r>
      <w:r w:rsidR="00DB7F9A" w:rsidRPr="00733216">
        <w:rPr>
          <w:b/>
          <w:bCs/>
        </w:rPr>
        <w:t>DETERMINAR LAS VARIABLES</w:t>
      </w:r>
    </w:p>
    <w:p w14:paraId="40253EF9" w14:textId="134E394E" w:rsidR="00DB7F9A" w:rsidRPr="00B175AD" w:rsidRDefault="001F014D">
      <w:r w:rsidRPr="00B175AD">
        <w:t>Generar</w:t>
      </w:r>
      <w:r w:rsidR="00970411" w:rsidRPr="00B175AD">
        <w:t xml:space="preserve"> cuadrito</w:t>
      </w:r>
      <w:r w:rsidR="00B175AD" w:rsidRPr="00B175AD">
        <w:t xml:space="preserve">… PA </w:t>
      </w:r>
      <w:r w:rsidR="00733216" w:rsidRPr="00B175AD">
        <w:t>EXAMEN,</w:t>
      </w:r>
      <w:r w:rsidR="00970411" w:rsidRPr="00B175AD">
        <w:t xml:space="preserve"> EN WORD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B175AD" w:rsidRPr="00B175AD" w14:paraId="0AEB09D1" w14:textId="77777777" w:rsidTr="00B175AD">
        <w:tc>
          <w:tcPr>
            <w:tcW w:w="1502" w:type="dxa"/>
          </w:tcPr>
          <w:p w14:paraId="6FEDA415" w14:textId="77777777" w:rsidR="00B175AD" w:rsidRPr="00B175AD" w:rsidRDefault="00B175AD"/>
        </w:tc>
        <w:tc>
          <w:tcPr>
            <w:tcW w:w="1502" w:type="dxa"/>
          </w:tcPr>
          <w:p w14:paraId="0ABC9A5D" w14:textId="77777777" w:rsidR="00B175AD" w:rsidRPr="00B175AD" w:rsidRDefault="00B175AD">
            <w:pPr>
              <w:rPr>
                <w:lang w:val="en-US"/>
              </w:rPr>
            </w:pPr>
            <w:r w:rsidRPr="00B175AD">
              <w:rPr>
                <w:lang w:val="en-US"/>
              </w:rPr>
              <w:t>A</w:t>
            </w:r>
          </w:p>
        </w:tc>
        <w:tc>
          <w:tcPr>
            <w:tcW w:w="1503" w:type="dxa"/>
          </w:tcPr>
          <w:p w14:paraId="007AA872" w14:textId="77777777" w:rsidR="00B175AD" w:rsidRPr="00B175AD" w:rsidRDefault="00B175AD">
            <w:pPr>
              <w:rPr>
                <w:lang w:val="en-US"/>
              </w:rPr>
            </w:pPr>
            <w:r w:rsidRPr="00B175AD">
              <w:rPr>
                <w:lang w:val="en-US"/>
              </w:rPr>
              <w:t>B</w:t>
            </w:r>
          </w:p>
        </w:tc>
        <w:tc>
          <w:tcPr>
            <w:tcW w:w="1503" w:type="dxa"/>
          </w:tcPr>
          <w:p w14:paraId="7C9CDBE7" w14:textId="77777777" w:rsidR="00B175AD" w:rsidRPr="00B175AD" w:rsidRDefault="00B175AD">
            <w:pPr>
              <w:rPr>
                <w:lang w:val="en-US"/>
              </w:rPr>
            </w:pPr>
            <w:r w:rsidRPr="00B175AD">
              <w:rPr>
                <w:lang w:val="en-US"/>
              </w:rPr>
              <w:t>C</w:t>
            </w:r>
          </w:p>
        </w:tc>
        <w:tc>
          <w:tcPr>
            <w:tcW w:w="1503" w:type="dxa"/>
          </w:tcPr>
          <w:p w14:paraId="28AD197E" w14:textId="77777777" w:rsidR="00B175AD" w:rsidRPr="00B175AD" w:rsidRDefault="00B175AD">
            <w:pPr>
              <w:rPr>
                <w:lang w:val="en-US"/>
              </w:rPr>
            </w:pPr>
            <w:r w:rsidRPr="00B175AD">
              <w:rPr>
                <w:lang w:val="en-US"/>
              </w:rPr>
              <w:t>D</w:t>
            </w:r>
          </w:p>
        </w:tc>
        <w:tc>
          <w:tcPr>
            <w:tcW w:w="1503" w:type="dxa"/>
          </w:tcPr>
          <w:p w14:paraId="13B7BD6F" w14:textId="77777777" w:rsidR="00B175AD" w:rsidRPr="00B175AD" w:rsidRDefault="00B175AD">
            <w:pPr>
              <w:rPr>
                <w:lang w:val="en-US"/>
              </w:rPr>
            </w:pPr>
            <w:r w:rsidRPr="00B175AD">
              <w:rPr>
                <w:lang w:val="en-US"/>
              </w:rPr>
              <w:t>E</w:t>
            </w:r>
          </w:p>
        </w:tc>
      </w:tr>
      <w:tr w:rsidR="00B175AD" w:rsidRPr="00B175AD" w14:paraId="786EEFA1" w14:textId="77777777" w:rsidTr="00B175AD">
        <w:tc>
          <w:tcPr>
            <w:tcW w:w="1502" w:type="dxa"/>
          </w:tcPr>
          <w:p w14:paraId="75E45D21" w14:textId="18BDF11A" w:rsidR="00B175AD" w:rsidRPr="00B175AD" w:rsidRDefault="00733216">
            <w:pPr>
              <w:rPr>
                <w:lang w:val="en-US"/>
              </w:rPr>
            </w:pPr>
            <w:r>
              <w:rPr>
                <w:lang w:val="en-US"/>
              </w:rPr>
              <w:t xml:space="preserve">CONSTANTE </w:t>
            </w:r>
          </w:p>
          <w:p w14:paraId="54D5C2C2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2" w:type="dxa"/>
          </w:tcPr>
          <w:p w14:paraId="279D6B6A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5D2E7A4D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5B16D009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1537D0F9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1958A2EC" w14:textId="77777777" w:rsidR="00B175AD" w:rsidRPr="00B175AD" w:rsidRDefault="00B175AD">
            <w:pPr>
              <w:rPr>
                <w:lang w:val="en-US"/>
              </w:rPr>
            </w:pPr>
          </w:p>
        </w:tc>
      </w:tr>
      <w:tr w:rsidR="00B175AD" w:rsidRPr="00B175AD" w14:paraId="43C3C82A" w14:textId="77777777" w:rsidTr="00B175AD">
        <w:tc>
          <w:tcPr>
            <w:tcW w:w="1502" w:type="dxa"/>
          </w:tcPr>
          <w:p w14:paraId="52EBE0A8" w14:textId="77777777" w:rsidR="00B175AD" w:rsidRPr="00B175AD" w:rsidRDefault="00B175AD">
            <w:pPr>
              <w:rPr>
                <w:lang w:val="en-US"/>
              </w:rPr>
            </w:pPr>
            <w:r w:rsidRPr="00B175AD">
              <w:rPr>
                <w:lang w:val="en-US"/>
              </w:rPr>
              <w:lastRenderedPageBreak/>
              <w:t>BOOK MARKET</w:t>
            </w:r>
          </w:p>
          <w:p w14:paraId="3E167FE6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2" w:type="dxa"/>
          </w:tcPr>
          <w:p w14:paraId="00355F7E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1A9D1C73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185919AF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2D3B0F5F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4DC96F68" w14:textId="77777777" w:rsidR="00B175AD" w:rsidRPr="00B175AD" w:rsidRDefault="00B175AD">
            <w:pPr>
              <w:rPr>
                <w:lang w:val="en-US"/>
              </w:rPr>
            </w:pPr>
          </w:p>
        </w:tc>
      </w:tr>
      <w:tr w:rsidR="00B175AD" w:rsidRPr="00B175AD" w14:paraId="2D829F55" w14:textId="77777777" w:rsidTr="00B175AD">
        <w:tc>
          <w:tcPr>
            <w:tcW w:w="1502" w:type="dxa"/>
          </w:tcPr>
          <w:p w14:paraId="48E2D5DD" w14:textId="77777777" w:rsidR="00B175AD" w:rsidRPr="00B175AD" w:rsidRDefault="00B175AD">
            <w:pPr>
              <w:rPr>
                <w:lang w:val="en-US"/>
              </w:rPr>
            </w:pPr>
            <w:r w:rsidRPr="00B175AD">
              <w:rPr>
                <w:lang w:val="en-US"/>
              </w:rPr>
              <w:t>DIVPRICE</w:t>
            </w:r>
          </w:p>
        </w:tc>
        <w:tc>
          <w:tcPr>
            <w:tcW w:w="1502" w:type="dxa"/>
          </w:tcPr>
          <w:p w14:paraId="41335A9F" w14:textId="77777777" w:rsidR="00B175AD" w:rsidRPr="00B175AD" w:rsidRDefault="00B175AD">
            <w:pPr>
              <w:rPr>
                <w:lang w:val="en-US"/>
              </w:rPr>
            </w:pPr>
          </w:p>
          <w:p w14:paraId="6A286FB5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2C526CD0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71253D47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3CACC534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4B1631D5" w14:textId="77777777" w:rsidR="00B175AD" w:rsidRPr="00B175AD" w:rsidRDefault="00B175AD">
            <w:pPr>
              <w:rPr>
                <w:lang w:val="en-US"/>
              </w:rPr>
            </w:pPr>
          </w:p>
        </w:tc>
      </w:tr>
      <w:tr w:rsidR="00B175AD" w:rsidRPr="00B175AD" w14:paraId="6BCA5A19" w14:textId="77777777" w:rsidTr="00B175AD">
        <w:tc>
          <w:tcPr>
            <w:tcW w:w="1502" w:type="dxa"/>
          </w:tcPr>
          <w:p w14:paraId="07274963" w14:textId="77777777" w:rsidR="00B175AD" w:rsidRPr="00B175AD" w:rsidRDefault="00B175AD">
            <w:pPr>
              <w:rPr>
                <w:lang w:val="en-US"/>
              </w:rPr>
            </w:pPr>
            <w:r w:rsidRPr="00B175AD">
              <w:rPr>
                <w:lang w:val="en-US"/>
              </w:rPr>
              <w:t>EARNPRICE</w:t>
            </w:r>
          </w:p>
        </w:tc>
        <w:tc>
          <w:tcPr>
            <w:tcW w:w="1502" w:type="dxa"/>
          </w:tcPr>
          <w:p w14:paraId="093715B6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2148AA2E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7BB56FFD" w14:textId="77777777" w:rsidR="00B175AD" w:rsidRPr="00B175AD" w:rsidRDefault="00B175AD">
            <w:pPr>
              <w:rPr>
                <w:lang w:val="en-US"/>
              </w:rPr>
            </w:pPr>
          </w:p>
          <w:p w14:paraId="7A962F79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6EA82AD1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447F897D" w14:textId="77777777" w:rsidR="00B175AD" w:rsidRPr="00B175AD" w:rsidRDefault="00B175AD">
            <w:pPr>
              <w:rPr>
                <w:lang w:val="en-US"/>
              </w:rPr>
            </w:pPr>
          </w:p>
        </w:tc>
      </w:tr>
      <w:tr w:rsidR="00B175AD" w:rsidRPr="00B175AD" w14:paraId="63F9BB14" w14:textId="77777777" w:rsidTr="00B175AD">
        <w:tc>
          <w:tcPr>
            <w:tcW w:w="1502" w:type="dxa"/>
          </w:tcPr>
          <w:p w14:paraId="4CEF5B2E" w14:textId="77777777" w:rsidR="00B175AD" w:rsidRPr="00B175AD" w:rsidRDefault="00B175AD">
            <w:pPr>
              <w:rPr>
                <w:lang w:val="en-US"/>
              </w:rPr>
            </w:pPr>
            <w:r w:rsidRPr="00B175AD">
              <w:rPr>
                <w:lang w:val="en-US"/>
              </w:rPr>
              <w:t>INFLATION</w:t>
            </w:r>
          </w:p>
          <w:p w14:paraId="1589D558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2" w:type="dxa"/>
          </w:tcPr>
          <w:p w14:paraId="63CA5E71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65960E35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48ABFC71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09005831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6D43FACF" w14:textId="77777777" w:rsidR="00B175AD" w:rsidRPr="00B175AD" w:rsidRDefault="00B175AD">
            <w:pPr>
              <w:rPr>
                <w:lang w:val="en-US"/>
              </w:rPr>
            </w:pPr>
          </w:p>
        </w:tc>
      </w:tr>
      <w:tr w:rsidR="00B175AD" w:rsidRPr="00B175AD" w14:paraId="499D819F" w14:textId="77777777" w:rsidTr="00B175AD">
        <w:tc>
          <w:tcPr>
            <w:tcW w:w="1502" w:type="dxa"/>
          </w:tcPr>
          <w:p w14:paraId="7E8ACD0C" w14:textId="77777777" w:rsidR="00B175AD" w:rsidRPr="00B175AD" w:rsidRDefault="00B175AD">
            <w:pPr>
              <w:rPr>
                <w:lang w:val="en-US"/>
              </w:rPr>
            </w:pPr>
            <w:r w:rsidRPr="00B175AD">
              <w:rPr>
                <w:lang w:val="en-US"/>
              </w:rPr>
              <w:t>R2</w:t>
            </w:r>
          </w:p>
          <w:p w14:paraId="2DE93CF2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2" w:type="dxa"/>
          </w:tcPr>
          <w:p w14:paraId="67D3E5DB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4725E983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147C1019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768249D3" w14:textId="77777777" w:rsidR="00B175AD" w:rsidRPr="00B175AD" w:rsidRDefault="00B175AD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7F570D13" w14:textId="77777777" w:rsidR="00B175AD" w:rsidRPr="00B175AD" w:rsidRDefault="00B175AD">
            <w:pPr>
              <w:rPr>
                <w:lang w:val="en-US"/>
              </w:rPr>
            </w:pPr>
          </w:p>
        </w:tc>
      </w:tr>
    </w:tbl>
    <w:p w14:paraId="7FA46777" w14:textId="77777777" w:rsidR="00733216" w:rsidRDefault="00733216"/>
    <w:p w14:paraId="6819D296" w14:textId="313DD3E9" w:rsidR="00970411" w:rsidRPr="008E6085" w:rsidRDefault="001F014D">
      <w:r w:rsidRPr="008E6085">
        <w:t>Tomamos</w:t>
      </w:r>
      <w:r w:rsidR="008E6085" w:rsidRPr="008E6085">
        <w:t xml:space="preserve"> en cuenta los q menor </w:t>
      </w:r>
      <w:r w:rsidR="00733216">
        <w:t>P-</w:t>
      </w:r>
      <w:r w:rsidR="00733216" w:rsidRPr="008E6085">
        <w:t>value</w:t>
      </w:r>
      <w:r w:rsidR="008E6085" w:rsidRPr="008E6085">
        <w:t xml:space="preserve"> tengan</w:t>
      </w:r>
    </w:p>
    <w:p w14:paraId="41B0BDBA" w14:textId="4BF1FC17" w:rsidR="001417A1" w:rsidRDefault="001417A1">
      <w:r>
        <w:t xml:space="preserve">Elegimos el q menor valor de </w:t>
      </w:r>
      <w:r w:rsidR="001F014D">
        <w:t>probabilidad</w:t>
      </w:r>
      <w:r>
        <w:t xml:space="preserve"> tengan, son </w:t>
      </w:r>
      <w:r w:rsidR="00733216">
        <w:t>dos,</w:t>
      </w:r>
      <w:r>
        <w:t xml:space="preserve"> entonces especificamos una sola entonces tenemos q leegir bookmarket, este es el </w:t>
      </w:r>
      <w:r w:rsidR="001F014D">
        <w:t>mejor</w:t>
      </w:r>
      <w:r>
        <w:t xml:space="preserve"> precio q se le da por </w:t>
      </w:r>
      <w:r w:rsidR="001F014D">
        <w:t>reinversión</w:t>
      </w:r>
      <w:r>
        <w:t xml:space="preserve"> en la bolsa de valores.</w:t>
      </w:r>
    </w:p>
    <w:p w14:paraId="346B5E5D" w14:textId="1BC801F1" w:rsidR="001417A1" w:rsidRDefault="001F014D">
      <w:r>
        <w:t>¿Por q no múltiple?</w:t>
      </w:r>
    </w:p>
    <w:p w14:paraId="160FEECE" w14:textId="7F578003" w:rsidR="001417A1" w:rsidRDefault="001417A1">
      <w:r>
        <w:t xml:space="preserve"> No siempre </w:t>
      </w:r>
      <w:r w:rsidR="00733216">
        <w:t>hacer regresiones</w:t>
      </w:r>
      <w:r>
        <w:t xml:space="preserve"> con todas las </w:t>
      </w:r>
      <w:r w:rsidR="00733216">
        <w:t>variable</w:t>
      </w:r>
      <w:r>
        <w:t xml:space="preserve"> es optim</w:t>
      </w:r>
    </w:p>
    <w:p w14:paraId="7C490037" w14:textId="77777777" w:rsidR="001417A1" w:rsidRDefault="001417A1">
      <w:r>
        <w:t xml:space="preserve"> Estamos seleccionando en un conjunto d variables cual es el q meojr relación tiene con la variable endógena.</w:t>
      </w:r>
    </w:p>
    <w:p w14:paraId="179A44B4" w14:textId="77777777" w:rsidR="001417A1" w:rsidRDefault="001417A1">
      <w:r>
        <w:t>Además d q no queremos llegar a un problema de regrsion espurria.</w:t>
      </w:r>
    </w:p>
    <w:p w14:paraId="144A77A6" w14:textId="77777777" w:rsidR="00F346BA" w:rsidRPr="008819B9" w:rsidRDefault="00F346BA">
      <w:pPr>
        <w:rPr>
          <w:noProof/>
          <w:lang w:val="es-MX"/>
        </w:rPr>
      </w:pPr>
    </w:p>
    <w:p w14:paraId="07DCCF02" w14:textId="77777777" w:rsidR="001417A1" w:rsidRDefault="001417A1">
      <w:r>
        <w:rPr>
          <w:noProof/>
          <w:lang w:val="en-US"/>
        </w:rPr>
        <w:drawing>
          <wp:inline distT="0" distB="0" distL="0" distR="0" wp14:anchorId="3F211767" wp14:editId="738B950B">
            <wp:extent cx="5731510" cy="302895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10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E3FF1" w14:textId="77777777" w:rsidR="00F346BA" w:rsidRDefault="00F346BA">
      <w:pPr>
        <w:rPr>
          <w:noProof/>
          <w:lang w:val="en-US"/>
        </w:rPr>
      </w:pPr>
    </w:p>
    <w:p w14:paraId="00E7CD95" w14:textId="77777777" w:rsidR="001417A1" w:rsidRDefault="001417A1">
      <w:r>
        <w:rPr>
          <w:noProof/>
          <w:lang w:val="en-US"/>
        </w:rPr>
        <w:lastRenderedPageBreak/>
        <w:drawing>
          <wp:inline distT="0" distB="0" distL="0" distR="0" wp14:anchorId="4CE1C3E7" wp14:editId="0C2546F8">
            <wp:extent cx="5731510" cy="302895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010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0C5168" w:rsidRPr="00B175AD" w14:paraId="76E13382" w14:textId="77777777" w:rsidTr="00AA415F">
        <w:tc>
          <w:tcPr>
            <w:tcW w:w="1502" w:type="dxa"/>
          </w:tcPr>
          <w:p w14:paraId="57C6761D" w14:textId="77777777" w:rsidR="000C5168" w:rsidRPr="00B175AD" w:rsidRDefault="000C5168" w:rsidP="00AA415F"/>
        </w:tc>
        <w:tc>
          <w:tcPr>
            <w:tcW w:w="1502" w:type="dxa"/>
          </w:tcPr>
          <w:p w14:paraId="73AE1E16" w14:textId="77777777" w:rsidR="000C5168" w:rsidRPr="00B175AD" w:rsidRDefault="000C5168" w:rsidP="00AA415F">
            <w:pPr>
              <w:rPr>
                <w:lang w:val="en-US"/>
              </w:rPr>
            </w:pPr>
            <w:r w:rsidRPr="00B175AD">
              <w:rPr>
                <w:lang w:val="en-US"/>
              </w:rPr>
              <w:t>A</w:t>
            </w:r>
          </w:p>
        </w:tc>
        <w:tc>
          <w:tcPr>
            <w:tcW w:w="1503" w:type="dxa"/>
          </w:tcPr>
          <w:p w14:paraId="79C51857" w14:textId="77777777" w:rsidR="000C5168" w:rsidRPr="00B175AD" w:rsidRDefault="000C5168" w:rsidP="00AA415F">
            <w:pPr>
              <w:rPr>
                <w:lang w:val="en-US"/>
              </w:rPr>
            </w:pPr>
            <w:r w:rsidRPr="00B175AD">
              <w:rPr>
                <w:lang w:val="en-US"/>
              </w:rPr>
              <w:t>B</w:t>
            </w:r>
          </w:p>
        </w:tc>
        <w:tc>
          <w:tcPr>
            <w:tcW w:w="1503" w:type="dxa"/>
          </w:tcPr>
          <w:p w14:paraId="1943C69B" w14:textId="77777777" w:rsidR="000C5168" w:rsidRPr="00B175AD" w:rsidRDefault="000C5168" w:rsidP="00AA415F">
            <w:pPr>
              <w:rPr>
                <w:lang w:val="en-US"/>
              </w:rPr>
            </w:pPr>
            <w:r w:rsidRPr="00B175AD">
              <w:rPr>
                <w:lang w:val="en-US"/>
              </w:rPr>
              <w:t>C</w:t>
            </w:r>
          </w:p>
        </w:tc>
        <w:tc>
          <w:tcPr>
            <w:tcW w:w="1503" w:type="dxa"/>
          </w:tcPr>
          <w:p w14:paraId="5826EBAB" w14:textId="77777777" w:rsidR="000C5168" w:rsidRPr="00B175AD" w:rsidRDefault="000C5168" w:rsidP="00AA415F">
            <w:pPr>
              <w:rPr>
                <w:lang w:val="en-US"/>
              </w:rPr>
            </w:pPr>
            <w:r w:rsidRPr="00B175AD">
              <w:rPr>
                <w:lang w:val="en-US"/>
              </w:rPr>
              <w:t>D</w:t>
            </w:r>
          </w:p>
        </w:tc>
        <w:tc>
          <w:tcPr>
            <w:tcW w:w="1503" w:type="dxa"/>
          </w:tcPr>
          <w:p w14:paraId="682BE446" w14:textId="77777777" w:rsidR="000C5168" w:rsidRPr="00B175AD" w:rsidRDefault="000C5168" w:rsidP="00AA415F">
            <w:pPr>
              <w:rPr>
                <w:lang w:val="en-US"/>
              </w:rPr>
            </w:pPr>
            <w:r w:rsidRPr="00B175AD">
              <w:rPr>
                <w:lang w:val="en-US"/>
              </w:rPr>
              <w:t>E</w:t>
            </w:r>
          </w:p>
        </w:tc>
      </w:tr>
      <w:tr w:rsidR="000C5168" w:rsidRPr="00B175AD" w14:paraId="19529F52" w14:textId="77777777" w:rsidTr="00AA415F">
        <w:tc>
          <w:tcPr>
            <w:tcW w:w="1502" w:type="dxa"/>
          </w:tcPr>
          <w:p w14:paraId="3881F983" w14:textId="77777777" w:rsidR="000C5168" w:rsidRPr="00B175AD" w:rsidRDefault="000C5168" w:rsidP="00AA415F">
            <w:pPr>
              <w:rPr>
                <w:lang w:val="en-US"/>
              </w:rPr>
            </w:pPr>
            <w:r w:rsidRPr="00B175AD">
              <w:rPr>
                <w:lang w:val="en-US"/>
              </w:rPr>
              <w:t>CONSTANT</w:t>
            </w:r>
          </w:p>
          <w:p w14:paraId="6D4DF705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2" w:type="dxa"/>
          </w:tcPr>
          <w:p w14:paraId="630A7240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22CDEFC5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51742F55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7148B6C1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0D97F304" w14:textId="77777777" w:rsidR="000C5168" w:rsidRPr="00B175AD" w:rsidRDefault="000C5168" w:rsidP="00AA415F">
            <w:pPr>
              <w:rPr>
                <w:lang w:val="en-US"/>
              </w:rPr>
            </w:pPr>
          </w:p>
        </w:tc>
      </w:tr>
      <w:tr w:rsidR="000C5168" w:rsidRPr="00B175AD" w14:paraId="3EB10E60" w14:textId="77777777" w:rsidTr="00AA415F">
        <w:tc>
          <w:tcPr>
            <w:tcW w:w="1502" w:type="dxa"/>
          </w:tcPr>
          <w:p w14:paraId="11B6CF7A" w14:textId="77777777" w:rsidR="000C5168" w:rsidRPr="00B175AD" w:rsidRDefault="000C5168" w:rsidP="00AA415F">
            <w:pPr>
              <w:rPr>
                <w:lang w:val="en-US"/>
              </w:rPr>
            </w:pPr>
            <w:r w:rsidRPr="00B175AD">
              <w:rPr>
                <w:lang w:val="en-US"/>
              </w:rPr>
              <w:t>BOOK MARKET</w:t>
            </w:r>
          </w:p>
          <w:p w14:paraId="2D424820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2" w:type="dxa"/>
          </w:tcPr>
          <w:p w14:paraId="62D5AE11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3A83B617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69ED6A1E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540CF1F7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0FAB6E3F" w14:textId="77777777" w:rsidR="000C5168" w:rsidRPr="00B175AD" w:rsidRDefault="000C5168" w:rsidP="00AA415F">
            <w:pPr>
              <w:rPr>
                <w:lang w:val="en-US"/>
              </w:rPr>
            </w:pPr>
          </w:p>
        </w:tc>
      </w:tr>
      <w:tr w:rsidR="000C5168" w:rsidRPr="00B175AD" w14:paraId="003C8178" w14:textId="77777777" w:rsidTr="00AA415F">
        <w:tc>
          <w:tcPr>
            <w:tcW w:w="1502" w:type="dxa"/>
          </w:tcPr>
          <w:p w14:paraId="29814827" w14:textId="77777777" w:rsidR="000C5168" w:rsidRPr="00B175AD" w:rsidRDefault="000C5168" w:rsidP="00AA415F">
            <w:pPr>
              <w:rPr>
                <w:lang w:val="en-US"/>
              </w:rPr>
            </w:pPr>
            <w:r w:rsidRPr="00B175AD">
              <w:rPr>
                <w:lang w:val="en-US"/>
              </w:rPr>
              <w:t>DIVPRICE</w:t>
            </w:r>
          </w:p>
        </w:tc>
        <w:tc>
          <w:tcPr>
            <w:tcW w:w="1502" w:type="dxa"/>
          </w:tcPr>
          <w:p w14:paraId="5FB9BA63" w14:textId="77777777" w:rsidR="000C5168" w:rsidRPr="00B175AD" w:rsidRDefault="000C5168" w:rsidP="00AA415F">
            <w:pPr>
              <w:rPr>
                <w:lang w:val="en-US"/>
              </w:rPr>
            </w:pPr>
          </w:p>
          <w:p w14:paraId="733046F9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1E1FA496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3EF9D826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11E5F27D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3D94603B" w14:textId="77777777" w:rsidR="000C5168" w:rsidRPr="00B175AD" w:rsidRDefault="000C5168" w:rsidP="00AA415F">
            <w:pPr>
              <w:rPr>
                <w:lang w:val="en-US"/>
              </w:rPr>
            </w:pPr>
          </w:p>
        </w:tc>
      </w:tr>
      <w:tr w:rsidR="000C5168" w:rsidRPr="00B175AD" w14:paraId="622BF824" w14:textId="77777777" w:rsidTr="00AA415F">
        <w:tc>
          <w:tcPr>
            <w:tcW w:w="1502" w:type="dxa"/>
          </w:tcPr>
          <w:p w14:paraId="2C3F7764" w14:textId="77777777" w:rsidR="000C5168" w:rsidRPr="00B175AD" w:rsidRDefault="000C5168" w:rsidP="00AA415F">
            <w:pPr>
              <w:rPr>
                <w:lang w:val="en-US"/>
              </w:rPr>
            </w:pPr>
            <w:r w:rsidRPr="00B175AD">
              <w:rPr>
                <w:lang w:val="en-US"/>
              </w:rPr>
              <w:t>EARNPRICE</w:t>
            </w:r>
          </w:p>
        </w:tc>
        <w:tc>
          <w:tcPr>
            <w:tcW w:w="1502" w:type="dxa"/>
          </w:tcPr>
          <w:p w14:paraId="19D403E9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75A6B591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17907729" w14:textId="77777777" w:rsidR="000C5168" w:rsidRPr="00B175AD" w:rsidRDefault="000C5168" w:rsidP="00AA415F">
            <w:pPr>
              <w:rPr>
                <w:lang w:val="en-US"/>
              </w:rPr>
            </w:pPr>
          </w:p>
          <w:p w14:paraId="1C38208F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3045DE6C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0372B239" w14:textId="77777777" w:rsidR="000C5168" w:rsidRPr="00B175AD" w:rsidRDefault="000C5168" w:rsidP="00AA415F">
            <w:pPr>
              <w:rPr>
                <w:lang w:val="en-US"/>
              </w:rPr>
            </w:pPr>
          </w:p>
        </w:tc>
      </w:tr>
      <w:tr w:rsidR="000C5168" w:rsidRPr="00B175AD" w14:paraId="547AEEC1" w14:textId="77777777" w:rsidTr="00AA415F">
        <w:tc>
          <w:tcPr>
            <w:tcW w:w="1502" w:type="dxa"/>
          </w:tcPr>
          <w:p w14:paraId="4BDB6933" w14:textId="77777777" w:rsidR="000C5168" w:rsidRPr="00B175AD" w:rsidRDefault="000C5168" w:rsidP="00AA415F">
            <w:pPr>
              <w:rPr>
                <w:lang w:val="en-US"/>
              </w:rPr>
            </w:pPr>
            <w:r w:rsidRPr="00B175AD">
              <w:rPr>
                <w:lang w:val="en-US"/>
              </w:rPr>
              <w:t>INFLATION</w:t>
            </w:r>
          </w:p>
          <w:p w14:paraId="3B5FA77D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2" w:type="dxa"/>
          </w:tcPr>
          <w:p w14:paraId="5FA937B5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79CAF7A9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7A8C1796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6B71C5CF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06BE7AD5" w14:textId="77777777" w:rsidR="000C5168" w:rsidRPr="00B175AD" w:rsidRDefault="000C5168" w:rsidP="00AA415F">
            <w:pPr>
              <w:rPr>
                <w:lang w:val="en-US"/>
              </w:rPr>
            </w:pPr>
          </w:p>
        </w:tc>
      </w:tr>
      <w:tr w:rsidR="000C5168" w:rsidRPr="00B175AD" w14:paraId="64DB3417" w14:textId="77777777" w:rsidTr="00AA415F">
        <w:tc>
          <w:tcPr>
            <w:tcW w:w="1502" w:type="dxa"/>
          </w:tcPr>
          <w:p w14:paraId="0B2656DB" w14:textId="77777777" w:rsidR="000C5168" w:rsidRPr="00B175AD" w:rsidRDefault="000C5168" w:rsidP="00AA415F">
            <w:pPr>
              <w:rPr>
                <w:lang w:val="en-US"/>
              </w:rPr>
            </w:pPr>
            <w:r w:rsidRPr="00B175AD">
              <w:rPr>
                <w:lang w:val="en-US"/>
              </w:rPr>
              <w:t>R2</w:t>
            </w:r>
          </w:p>
          <w:p w14:paraId="58DEC2E2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2" w:type="dxa"/>
          </w:tcPr>
          <w:p w14:paraId="74E74232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66E38028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40B87272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7F0B592D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71690469" w14:textId="77777777" w:rsidR="000C5168" w:rsidRPr="00B175AD" w:rsidRDefault="000C5168" w:rsidP="00AA415F">
            <w:pPr>
              <w:rPr>
                <w:lang w:val="en-US"/>
              </w:rPr>
            </w:pPr>
          </w:p>
        </w:tc>
      </w:tr>
      <w:tr w:rsidR="000C5168" w:rsidRPr="00B175AD" w14:paraId="557B2204" w14:textId="77777777" w:rsidTr="00AA415F">
        <w:tc>
          <w:tcPr>
            <w:tcW w:w="1502" w:type="dxa"/>
          </w:tcPr>
          <w:p w14:paraId="486A519D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2" w:type="dxa"/>
          </w:tcPr>
          <w:p w14:paraId="31C9C628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24C3C95F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0610F704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53E0FC17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7933DB90" w14:textId="77777777" w:rsidR="000C5168" w:rsidRPr="00B175AD" w:rsidRDefault="000C5168" w:rsidP="00AA415F">
            <w:pPr>
              <w:rPr>
                <w:lang w:val="en-US"/>
              </w:rPr>
            </w:pPr>
          </w:p>
        </w:tc>
      </w:tr>
      <w:tr w:rsidR="000C5168" w:rsidRPr="00B175AD" w14:paraId="6E1CBFA9" w14:textId="77777777" w:rsidTr="00AA415F">
        <w:tc>
          <w:tcPr>
            <w:tcW w:w="1502" w:type="dxa"/>
          </w:tcPr>
          <w:p w14:paraId="6FD4D349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2" w:type="dxa"/>
          </w:tcPr>
          <w:p w14:paraId="52BA7D92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5770332A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0667A608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5159373B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66A8A05B" w14:textId="77777777" w:rsidR="000C5168" w:rsidRPr="00B175AD" w:rsidRDefault="000C5168" w:rsidP="00AA415F">
            <w:pPr>
              <w:rPr>
                <w:lang w:val="en-US"/>
              </w:rPr>
            </w:pPr>
          </w:p>
        </w:tc>
      </w:tr>
    </w:tbl>
    <w:p w14:paraId="5FF1B938" w14:textId="77777777" w:rsidR="000C5168" w:rsidRDefault="000C5168"/>
    <w:p w14:paraId="575B78E0" w14:textId="77777777" w:rsidR="00F346BA" w:rsidRDefault="00F346BA">
      <w:pPr>
        <w:rPr>
          <w:noProof/>
          <w:lang w:val="en-US"/>
        </w:rPr>
      </w:pPr>
    </w:p>
    <w:p w14:paraId="6B3919EA" w14:textId="77777777" w:rsidR="000C5168" w:rsidRDefault="000C5168">
      <w:r>
        <w:rPr>
          <w:noProof/>
          <w:lang w:val="en-US"/>
        </w:rPr>
        <w:lastRenderedPageBreak/>
        <w:drawing>
          <wp:inline distT="0" distB="0" distL="0" distR="0" wp14:anchorId="0D20479A" wp14:editId="2A679891">
            <wp:extent cx="5731510" cy="304800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419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0C5168" w:rsidRPr="00B175AD" w14:paraId="480F5886" w14:textId="77777777" w:rsidTr="00AA415F">
        <w:tc>
          <w:tcPr>
            <w:tcW w:w="1502" w:type="dxa"/>
          </w:tcPr>
          <w:p w14:paraId="08A41F78" w14:textId="77777777" w:rsidR="000C5168" w:rsidRPr="00B175AD" w:rsidRDefault="000C5168" w:rsidP="00AA415F"/>
        </w:tc>
        <w:tc>
          <w:tcPr>
            <w:tcW w:w="1502" w:type="dxa"/>
          </w:tcPr>
          <w:p w14:paraId="1B580301" w14:textId="77777777" w:rsidR="000C5168" w:rsidRPr="00B175AD" w:rsidRDefault="000C5168" w:rsidP="00AA415F">
            <w:pPr>
              <w:rPr>
                <w:lang w:val="en-US"/>
              </w:rPr>
            </w:pPr>
            <w:r w:rsidRPr="00B175AD">
              <w:rPr>
                <w:lang w:val="en-US"/>
              </w:rPr>
              <w:t>A</w:t>
            </w:r>
          </w:p>
        </w:tc>
        <w:tc>
          <w:tcPr>
            <w:tcW w:w="1503" w:type="dxa"/>
          </w:tcPr>
          <w:p w14:paraId="1A7810FC" w14:textId="77777777" w:rsidR="000C5168" w:rsidRPr="00B175AD" w:rsidRDefault="000C5168" w:rsidP="00AA415F">
            <w:pPr>
              <w:rPr>
                <w:lang w:val="en-US"/>
              </w:rPr>
            </w:pPr>
            <w:r w:rsidRPr="00B175AD">
              <w:rPr>
                <w:lang w:val="en-US"/>
              </w:rPr>
              <w:t>B</w:t>
            </w:r>
          </w:p>
        </w:tc>
        <w:tc>
          <w:tcPr>
            <w:tcW w:w="1503" w:type="dxa"/>
          </w:tcPr>
          <w:p w14:paraId="0B30624D" w14:textId="77777777" w:rsidR="000C5168" w:rsidRPr="00B175AD" w:rsidRDefault="000C5168" w:rsidP="00AA415F">
            <w:pPr>
              <w:rPr>
                <w:lang w:val="en-US"/>
              </w:rPr>
            </w:pPr>
            <w:r w:rsidRPr="00B175AD">
              <w:rPr>
                <w:lang w:val="en-US"/>
              </w:rPr>
              <w:t>C</w:t>
            </w:r>
          </w:p>
        </w:tc>
        <w:tc>
          <w:tcPr>
            <w:tcW w:w="1503" w:type="dxa"/>
          </w:tcPr>
          <w:p w14:paraId="5A37D3C7" w14:textId="77777777" w:rsidR="000C5168" w:rsidRPr="00B175AD" w:rsidRDefault="000C5168" w:rsidP="00AA415F">
            <w:pPr>
              <w:rPr>
                <w:lang w:val="en-US"/>
              </w:rPr>
            </w:pPr>
            <w:r w:rsidRPr="00B175AD">
              <w:rPr>
                <w:lang w:val="en-US"/>
              </w:rPr>
              <w:t>D</w:t>
            </w:r>
          </w:p>
        </w:tc>
        <w:tc>
          <w:tcPr>
            <w:tcW w:w="1503" w:type="dxa"/>
          </w:tcPr>
          <w:p w14:paraId="2AC44ECA" w14:textId="77777777" w:rsidR="000C5168" w:rsidRPr="00B175AD" w:rsidRDefault="000C5168" w:rsidP="00AA415F">
            <w:pPr>
              <w:rPr>
                <w:lang w:val="en-US"/>
              </w:rPr>
            </w:pPr>
            <w:r w:rsidRPr="00B175AD">
              <w:rPr>
                <w:lang w:val="en-US"/>
              </w:rPr>
              <w:t>E</w:t>
            </w:r>
          </w:p>
        </w:tc>
      </w:tr>
      <w:tr w:rsidR="000C5168" w:rsidRPr="00B175AD" w14:paraId="7F80C8C6" w14:textId="77777777" w:rsidTr="00AA415F">
        <w:tc>
          <w:tcPr>
            <w:tcW w:w="1502" w:type="dxa"/>
          </w:tcPr>
          <w:p w14:paraId="0FC3EEEA" w14:textId="77777777" w:rsidR="000C5168" w:rsidRPr="00B175AD" w:rsidRDefault="000C5168" w:rsidP="00AA415F">
            <w:pPr>
              <w:rPr>
                <w:lang w:val="en-US"/>
              </w:rPr>
            </w:pPr>
            <w:r w:rsidRPr="00B175AD">
              <w:rPr>
                <w:lang w:val="en-US"/>
              </w:rPr>
              <w:t>CONSTANT</w:t>
            </w:r>
          </w:p>
          <w:p w14:paraId="6AB13F80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2" w:type="dxa"/>
          </w:tcPr>
          <w:p w14:paraId="2CDE100E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5E1ABAE8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42813D9C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73254FA7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796DAC88" w14:textId="77777777" w:rsidR="000C5168" w:rsidRPr="00B175AD" w:rsidRDefault="000C5168" w:rsidP="00AA415F">
            <w:pPr>
              <w:rPr>
                <w:lang w:val="en-US"/>
              </w:rPr>
            </w:pPr>
          </w:p>
        </w:tc>
      </w:tr>
      <w:tr w:rsidR="000C5168" w:rsidRPr="00B175AD" w14:paraId="27BDD10F" w14:textId="77777777" w:rsidTr="00AA415F">
        <w:tc>
          <w:tcPr>
            <w:tcW w:w="1502" w:type="dxa"/>
          </w:tcPr>
          <w:p w14:paraId="0AA35F60" w14:textId="77777777" w:rsidR="000C5168" w:rsidRPr="00B175AD" w:rsidRDefault="000C5168" w:rsidP="00AA415F">
            <w:pPr>
              <w:rPr>
                <w:lang w:val="en-US"/>
              </w:rPr>
            </w:pPr>
            <w:r w:rsidRPr="00B175AD">
              <w:rPr>
                <w:lang w:val="en-US"/>
              </w:rPr>
              <w:t>BOOK MARKET</w:t>
            </w:r>
          </w:p>
          <w:p w14:paraId="388E9AB3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2" w:type="dxa"/>
          </w:tcPr>
          <w:p w14:paraId="51D1A10A" w14:textId="77777777" w:rsidR="000C5168" w:rsidRDefault="000C5168" w:rsidP="00AA415F">
            <w:pPr>
              <w:rPr>
                <w:lang w:val="en-US"/>
              </w:rPr>
            </w:pPr>
            <w:r>
              <w:rPr>
                <w:lang w:val="en-US"/>
              </w:rPr>
              <w:t>-0.185</w:t>
            </w:r>
          </w:p>
          <w:p w14:paraId="721BD891" w14:textId="77777777" w:rsidR="000C5168" w:rsidRDefault="000C5168" w:rsidP="00AA415F">
            <w:pPr>
              <w:rPr>
                <w:lang w:val="en-US"/>
              </w:rPr>
            </w:pPr>
            <w:r>
              <w:rPr>
                <w:lang w:val="en-US"/>
              </w:rPr>
              <w:t>(0.0118)</w:t>
            </w:r>
          </w:p>
          <w:p w14:paraId="31502E02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6C01DBF7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1E607962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761D78BE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63AE108D" w14:textId="77777777" w:rsidR="000C5168" w:rsidRPr="00B175AD" w:rsidRDefault="000C5168" w:rsidP="00AA415F">
            <w:pPr>
              <w:rPr>
                <w:lang w:val="en-US"/>
              </w:rPr>
            </w:pPr>
          </w:p>
        </w:tc>
      </w:tr>
      <w:tr w:rsidR="000C5168" w:rsidRPr="00B175AD" w14:paraId="175A41AC" w14:textId="77777777" w:rsidTr="00AA415F">
        <w:tc>
          <w:tcPr>
            <w:tcW w:w="1502" w:type="dxa"/>
          </w:tcPr>
          <w:p w14:paraId="3809EC24" w14:textId="77777777" w:rsidR="000C5168" w:rsidRPr="00B175AD" w:rsidRDefault="000C5168" w:rsidP="00AA415F">
            <w:pPr>
              <w:rPr>
                <w:lang w:val="en-US"/>
              </w:rPr>
            </w:pPr>
            <w:r w:rsidRPr="00B175AD">
              <w:rPr>
                <w:lang w:val="en-US"/>
              </w:rPr>
              <w:t>DIVPRICE</w:t>
            </w:r>
          </w:p>
        </w:tc>
        <w:tc>
          <w:tcPr>
            <w:tcW w:w="1502" w:type="dxa"/>
          </w:tcPr>
          <w:p w14:paraId="6FB4E3B0" w14:textId="77777777" w:rsidR="000C5168" w:rsidRPr="00B175AD" w:rsidRDefault="000C5168" w:rsidP="00AA415F">
            <w:pPr>
              <w:rPr>
                <w:lang w:val="en-US"/>
              </w:rPr>
            </w:pPr>
          </w:p>
          <w:p w14:paraId="098FC323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6B3DD447" w14:textId="77777777" w:rsidR="000C5168" w:rsidRDefault="000C5168" w:rsidP="00AA415F">
            <w:pPr>
              <w:rPr>
                <w:lang w:val="en-US"/>
              </w:rPr>
            </w:pPr>
            <w:r>
              <w:rPr>
                <w:lang w:val="en-US"/>
              </w:rPr>
              <w:t>-0.147</w:t>
            </w:r>
          </w:p>
          <w:p w14:paraId="3E059B55" w14:textId="77777777" w:rsidR="000C5168" w:rsidRPr="00B175AD" w:rsidRDefault="000C5168" w:rsidP="00AA415F">
            <w:pPr>
              <w:rPr>
                <w:lang w:val="en-US"/>
              </w:rPr>
            </w:pPr>
            <w:r>
              <w:rPr>
                <w:lang w:val="en-US"/>
              </w:rPr>
              <w:t>(0.850)</w:t>
            </w:r>
          </w:p>
        </w:tc>
        <w:tc>
          <w:tcPr>
            <w:tcW w:w="1503" w:type="dxa"/>
          </w:tcPr>
          <w:p w14:paraId="7824E950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3B178F4F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11E19D3F" w14:textId="77777777" w:rsidR="000C5168" w:rsidRPr="00B175AD" w:rsidRDefault="000C5168" w:rsidP="00AA415F">
            <w:pPr>
              <w:rPr>
                <w:lang w:val="en-US"/>
              </w:rPr>
            </w:pPr>
          </w:p>
        </w:tc>
      </w:tr>
      <w:tr w:rsidR="000C5168" w:rsidRPr="00B175AD" w14:paraId="50C3D6A9" w14:textId="77777777" w:rsidTr="00AA415F">
        <w:tc>
          <w:tcPr>
            <w:tcW w:w="1502" w:type="dxa"/>
          </w:tcPr>
          <w:p w14:paraId="7C961768" w14:textId="77777777" w:rsidR="000C5168" w:rsidRPr="00B175AD" w:rsidRDefault="000C5168" w:rsidP="00AA415F">
            <w:pPr>
              <w:rPr>
                <w:lang w:val="en-US"/>
              </w:rPr>
            </w:pPr>
            <w:r w:rsidRPr="00B175AD">
              <w:rPr>
                <w:lang w:val="en-US"/>
              </w:rPr>
              <w:t>EARNPRICE</w:t>
            </w:r>
          </w:p>
        </w:tc>
        <w:tc>
          <w:tcPr>
            <w:tcW w:w="1502" w:type="dxa"/>
          </w:tcPr>
          <w:p w14:paraId="250CEC44" w14:textId="77777777" w:rsidR="000C5168" w:rsidRPr="00B175AD" w:rsidRDefault="000C5168" w:rsidP="00AA415F">
            <w:pPr>
              <w:rPr>
                <w:lang w:val="en-US"/>
              </w:rPr>
            </w:pPr>
            <w:r>
              <w:rPr>
                <w:lang w:val="en-US"/>
              </w:rPr>
              <w:t>0.09</w:t>
            </w:r>
          </w:p>
        </w:tc>
        <w:tc>
          <w:tcPr>
            <w:tcW w:w="1503" w:type="dxa"/>
          </w:tcPr>
          <w:p w14:paraId="7BD0AD5D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0F97BFA0" w14:textId="77777777" w:rsidR="000C5168" w:rsidRDefault="000C5168" w:rsidP="00AA415F">
            <w:pPr>
              <w:rPr>
                <w:lang w:val="en-US"/>
              </w:rPr>
            </w:pPr>
            <w:r>
              <w:rPr>
                <w:lang w:val="en-US"/>
              </w:rPr>
              <w:t>-0.097</w:t>
            </w:r>
          </w:p>
          <w:p w14:paraId="4B9F13E6" w14:textId="77777777" w:rsidR="000C5168" w:rsidRPr="00B175AD" w:rsidRDefault="000C5168" w:rsidP="00AA415F">
            <w:pPr>
              <w:rPr>
                <w:lang w:val="en-US"/>
              </w:rPr>
            </w:pPr>
            <w:r>
              <w:rPr>
                <w:lang w:val="en-US"/>
              </w:rPr>
              <w:t>(0.029)</w:t>
            </w:r>
          </w:p>
          <w:p w14:paraId="30CB2FEE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7DFA7AF9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0D4CA788" w14:textId="77777777" w:rsidR="000C5168" w:rsidRPr="00B175AD" w:rsidRDefault="000C5168" w:rsidP="00AA415F">
            <w:pPr>
              <w:rPr>
                <w:lang w:val="en-US"/>
              </w:rPr>
            </w:pPr>
          </w:p>
        </w:tc>
      </w:tr>
      <w:tr w:rsidR="000C5168" w:rsidRPr="00B175AD" w14:paraId="23610088" w14:textId="77777777" w:rsidTr="00AA415F">
        <w:tc>
          <w:tcPr>
            <w:tcW w:w="1502" w:type="dxa"/>
          </w:tcPr>
          <w:p w14:paraId="040EEB76" w14:textId="77777777" w:rsidR="000C5168" w:rsidRPr="00B175AD" w:rsidRDefault="000C5168" w:rsidP="00AA415F">
            <w:pPr>
              <w:rPr>
                <w:lang w:val="en-US"/>
              </w:rPr>
            </w:pPr>
            <w:r w:rsidRPr="00B175AD">
              <w:rPr>
                <w:lang w:val="en-US"/>
              </w:rPr>
              <w:t>INFLATION</w:t>
            </w:r>
          </w:p>
          <w:p w14:paraId="4B6BCE15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2" w:type="dxa"/>
          </w:tcPr>
          <w:p w14:paraId="01CDC8A9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4E97A461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2A8A04CB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0BE6AB47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2B4579DE" w14:textId="77777777" w:rsidR="000C5168" w:rsidRPr="00B175AD" w:rsidRDefault="000C5168" w:rsidP="00AA415F">
            <w:pPr>
              <w:rPr>
                <w:lang w:val="en-US"/>
              </w:rPr>
            </w:pPr>
          </w:p>
        </w:tc>
      </w:tr>
      <w:tr w:rsidR="000C5168" w:rsidRPr="00B175AD" w14:paraId="6C2F632F" w14:textId="77777777" w:rsidTr="00AA415F">
        <w:tc>
          <w:tcPr>
            <w:tcW w:w="1502" w:type="dxa"/>
          </w:tcPr>
          <w:p w14:paraId="5B5E34CD" w14:textId="77777777" w:rsidR="000C5168" w:rsidRDefault="000C5168" w:rsidP="00AA415F">
            <w:pPr>
              <w:rPr>
                <w:lang w:val="en-US"/>
              </w:rPr>
            </w:pPr>
            <w:r>
              <w:rPr>
                <w:lang w:val="en-US"/>
              </w:rPr>
              <w:t>NIC</w:t>
            </w:r>
          </w:p>
          <w:p w14:paraId="481C7CAE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2" w:type="dxa"/>
          </w:tcPr>
          <w:p w14:paraId="07E801BF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6A97AA64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5770AC66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18929861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4AEC741D" w14:textId="77777777" w:rsidR="000C5168" w:rsidRPr="00B175AD" w:rsidRDefault="000C5168" w:rsidP="00AA415F">
            <w:pPr>
              <w:rPr>
                <w:lang w:val="en-US"/>
              </w:rPr>
            </w:pPr>
          </w:p>
        </w:tc>
      </w:tr>
      <w:tr w:rsidR="000C5168" w:rsidRPr="00B175AD" w14:paraId="57F97F68" w14:textId="77777777" w:rsidTr="00AA415F">
        <w:tc>
          <w:tcPr>
            <w:tcW w:w="1502" w:type="dxa"/>
          </w:tcPr>
          <w:p w14:paraId="70FCFC6E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2" w:type="dxa"/>
          </w:tcPr>
          <w:p w14:paraId="346CF9A1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53B15E18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567398EE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2BBED6FA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5349F99B" w14:textId="77777777" w:rsidR="000C5168" w:rsidRPr="00B175AD" w:rsidRDefault="000C5168" w:rsidP="00AA415F">
            <w:pPr>
              <w:rPr>
                <w:lang w:val="en-US"/>
              </w:rPr>
            </w:pPr>
          </w:p>
        </w:tc>
      </w:tr>
      <w:tr w:rsidR="000C5168" w:rsidRPr="00B175AD" w14:paraId="4DE9066D" w14:textId="77777777" w:rsidTr="00AA415F">
        <w:tc>
          <w:tcPr>
            <w:tcW w:w="1502" w:type="dxa"/>
          </w:tcPr>
          <w:p w14:paraId="1999994B" w14:textId="77777777" w:rsidR="000C5168" w:rsidRPr="00B175AD" w:rsidRDefault="000C5168" w:rsidP="000C5168">
            <w:pPr>
              <w:rPr>
                <w:lang w:val="en-US"/>
              </w:rPr>
            </w:pPr>
            <w:r w:rsidRPr="00B175AD">
              <w:rPr>
                <w:lang w:val="en-US"/>
              </w:rPr>
              <w:t>R2</w:t>
            </w:r>
          </w:p>
          <w:p w14:paraId="349A83ED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2" w:type="dxa"/>
          </w:tcPr>
          <w:p w14:paraId="26C3DEFC" w14:textId="77777777" w:rsidR="000C5168" w:rsidRDefault="000C5168" w:rsidP="00AA415F">
            <w:pPr>
              <w:rPr>
                <w:lang w:val="en-US"/>
              </w:rPr>
            </w:pPr>
            <w:r>
              <w:rPr>
                <w:lang w:val="en-US"/>
              </w:rPr>
              <w:t>0.85</w:t>
            </w:r>
          </w:p>
          <w:p w14:paraId="434E32C0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29FDDB59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0AD4B8E1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1DC55786" w14:textId="77777777" w:rsidR="000C5168" w:rsidRPr="00B175AD" w:rsidRDefault="000C5168" w:rsidP="00AA415F">
            <w:pPr>
              <w:rPr>
                <w:lang w:val="en-US"/>
              </w:rPr>
            </w:pPr>
          </w:p>
        </w:tc>
        <w:tc>
          <w:tcPr>
            <w:tcW w:w="1503" w:type="dxa"/>
          </w:tcPr>
          <w:p w14:paraId="36BB639B" w14:textId="77777777" w:rsidR="000C5168" w:rsidRPr="00B175AD" w:rsidRDefault="000C5168" w:rsidP="00AA415F">
            <w:pPr>
              <w:rPr>
                <w:lang w:val="en-US"/>
              </w:rPr>
            </w:pPr>
          </w:p>
        </w:tc>
      </w:tr>
    </w:tbl>
    <w:p w14:paraId="7FA86A9F" w14:textId="77777777" w:rsidR="000C5168" w:rsidRDefault="004A0D92">
      <w:pPr>
        <w:rPr>
          <w:ins w:id="0" w:author="HP" w:date="2020-11-09T08:13:00Z"/>
        </w:rPr>
      </w:pPr>
      <w:ins w:id="1" w:author="HP" w:date="2020-11-09T08:13:00Z">
        <w:r>
          <w:t>CONSIDERAR</w:t>
        </w:r>
      </w:ins>
    </w:p>
    <w:p w14:paraId="7B0F4C98" w14:textId="77777777" w:rsidR="004A0D92" w:rsidRDefault="004A0D92">
      <w:ins w:id="2" w:author="HP" w:date="2020-11-09T08:13:00Z">
        <w:r>
          <w:t>DURANTE LA SEGUNDA GUERRA MUNDIAL</w:t>
        </w:r>
      </w:ins>
      <w:r>
        <w:t>(1929-1945)</w:t>
      </w:r>
    </w:p>
    <w:p w14:paraId="14FA66B9" w14:textId="77777777" w:rsidR="004A0D92" w:rsidRDefault="004A0D92" w:rsidP="004A0D92">
      <w:r>
        <w:t>Y=Bo+B1*X1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Y=bo+b1*X1</w:t>
      </w:r>
    </w:p>
    <w:p w14:paraId="6543724A" w14:textId="77777777" w:rsidR="004A0D92" w:rsidRDefault="004A0D92">
      <w:r>
        <w:t>Años de guerra:(1939-1945)</w:t>
      </w:r>
    </w:p>
    <w:p w14:paraId="67846BBA" w14:textId="77777777" w:rsidR="004A0D92" w:rsidRDefault="004A0D92">
      <w:pPr>
        <w:rPr>
          <w:ins w:id="3" w:author="HP" w:date="2020-11-09T08:13:00Z"/>
        </w:rPr>
      </w:pPr>
      <w:r>
        <w:t>Crisis del petróleo:(1973-1975)</w:t>
      </w:r>
    </w:p>
    <w:p w14:paraId="5E25BF85" w14:textId="77777777" w:rsidR="004A0D92" w:rsidRDefault="004A0D92">
      <w:r>
        <w:t>Y=B0+B1*X1+B2X1*AÑOS DE GUERRA+B3X1*CRISI DEL PETROLEO+u</w:t>
      </w:r>
    </w:p>
    <w:p w14:paraId="6931424E" w14:textId="77777777" w:rsidR="00002DCE" w:rsidRDefault="00002DCE">
      <w:r>
        <w:t>Y=bo+b1xi+b2x2*ag+bex1*cp+e</w:t>
      </w:r>
    </w:p>
    <w:p w14:paraId="21C9A73E" w14:textId="77777777" w:rsidR="00F346BA" w:rsidRPr="00A34606" w:rsidRDefault="00F346BA">
      <w:pPr>
        <w:rPr>
          <w:noProof/>
          <w:lang w:val="es-MX"/>
        </w:rPr>
      </w:pPr>
    </w:p>
    <w:p w14:paraId="5021C77F" w14:textId="77777777" w:rsidR="00002DCE" w:rsidRDefault="00002DCE">
      <w:r>
        <w:rPr>
          <w:noProof/>
          <w:lang w:val="en-US"/>
        </w:rPr>
        <w:lastRenderedPageBreak/>
        <w:drawing>
          <wp:inline distT="0" distB="0" distL="0" distR="0" wp14:anchorId="6354C04D" wp14:editId="45622AB4">
            <wp:extent cx="5731510" cy="304800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419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A0D92" w14:paraId="4084AEE2" w14:textId="77777777" w:rsidTr="004A0D92">
        <w:tc>
          <w:tcPr>
            <w:tcW w:w="3005" w:type="dxa"/>
          </w:tcPr>
          <w:p w14:paraId="3AEF2209" w14:textId="77777777" w:rsidR="004A0D92" w:rsidRDefault="004A0D92"/>
        </w:tc>
        <w:tc>
          <w:tcPr>
            <w:tcW w:w="3005" w:type="dxa"/>
          </w:tcPr>
          <w:p w14:paraId="02F99761" w14:textId="77777777" w:rsidR="004A0D92" w:rsidRDefault="00002DCE">
            <w:r>
              <w:t>Coeficiente</w:t>
            </w:r>
          </w:p>
        </w:tc>
        <w:tc>
          <w:tcPr>
            <w:tcW w:w="3006" w:type="dxa"/>
          </w:tcPr>
          <w:p w14:paraId="3C310B20" w14:textId="77777777" w:rsidR="004A0D92" w:rsidRDefault="00002DCE">
            <w:r>
              <w:t>Pvalue</w:t>
            </w:r>
          </w:p>
        </w:tc>
      </w:tr>
      <w:tr w:rsidR="004A0D92" w14:paraId="2B039364" w14:textId="77777777" w:rsidTr="004A0D92">
        <w:tc>
          <w:tcPr>
            <w:tcW w:w="3005" w:type="dxa"/>
          </w:tcPr>
          <w:p w14:paraId="3D35DFEE" w14:textId="77777777" w:rsidR="004A0D92" w:rsidRDefault="00002DCE">
            <w:r>
              <w:t>Constante</w:t>
            </w:r>
          </w:p>
        </w:tc>
        <w:tc>
          <w:tcPr>
            <w:tcW w:w="3005" w:type="dxa"/>
          </w:tcPr>
          <w:p w14:paraId="56DC8068" w14:textId="77777777" w:rsidR="004A0D92" w:rsidRDefault="00002DCE">
            <w:r>
              <w:t>0.160</w:t>
            </w:r>
          </w:p>
        </w:tc>
        <w:tc>
          <w:tcPr>
            <w:tcW w:w="3006" w:type="dxa"/>
          </w:tcPr>
          <w:p w14:paraId="6436F28A" w14:textId="77777777" w:rsidR="004A0D92" w:rsidRDefault="00002DCE">
            <w:r>
              <w:t>0.002</w:t>
            </w:r>
          </w:p>
        </w:tc>
      </w:tr>
      <w:tr w:rsidR="004A0D92" w14:paraId="40D6C08E" w14:textId="77777777" w:rsidTr="004A0D92">
        <w:tc>
          <w:tcPr>
            <w:tcW w:w="3005" w:type="dxa"/>
          </w:tcPr>
          <w:p w14:paraId="433A3573" w14:textId="77777777" w:rsidR="004A0D92" w:rsidRDefault="00002DCE">
            <w:r>
              <w:t>Bookmarket</w:t>
            </w:r>
          </w:p>
        </w:tc>
        <w:tc>
          <w:tcPr>
            <w:tcW w:w="3005" w:type="dxa"/>
          </w:tcPr>
          <w:p w14:paraId="2B21599D" w14:textId="77777777" w:rsidR="004A0D92" w:rsidRDefault="00002DCE">
            <w:r>
              <w:t>-0.175</w:t>
            </w:r>
          </w:p>
        </w:tc>
        <w:tc>
          <w:tcPr>
            <w:tcW w:w="3006" w:type="dxa"/>
          </w:tcPr>
          <w:p w14:paraId="3977B7E6" w14:textId="77777777" w:rsidR="004A0D92" w:rsidRDefault="00002DCE">
            <w:r>
              <w:t>0.036</w:t>
            </w:r>
          </w:p>
        </w:tc>
      </w:tr>
      <w:tr w:rsidR="004A0D92" w14:paraId="1BC8E3DB" w14:textId="77777777" w:rsidTr="004A0D92">
        <w:tc>
          <w:tcPr>
            <w:tcW w:w="3005" w:type="dxa"/>
          </w:tcPr>
          <w:p w14:paraId="09A5E4CD" w14:textId="77777777" w:rsidR="00002DCE" w:rsidRDefault="00002DCE">
            <w:r>
              <w:t>Bookmarket*ag</w:t>
            </w:r>
          </w:p>
        </w:tc>
        <w:tc>
          <w:tcPr>
            <w:tcW w:w="3005" w:type="dxa"/>
          </w:tcPr>
          <w:p w14:paraId="3C473E73" w14:textId="77777777" w:rsidR="004A0D92" w:rsidRDefault="00002DCE">
            <w:r>
              <w:t>0.078</w:t>
            </w:r>
          </w:p>
        </w:tc>
        <w:tc>
          <w:tcPr>
            <w:tcW w:w="3006" w:type="dxa"/>
          </w:tcPr>
          <w:p w14:paraId="1433A18A" w14:textId="77777777" w:rsidR="004A0D92" w:rsidRDefault="00002DCE">
            <w:r>
              <w:t>0.440</w:t>
            </w:r>
          </w:p>
        </w:tc>
      </w:tr>
      <w:tr w:rsidR="004A0D92" w14:paraId="325DB3E3" w14:textId="77777777" w:rsidTr="004A0D92">
        <w:tc>
          <w:tcPr>
            <w:tcW w:w="3005" w:type="dxa"/>
          </w:tcPr>
          <w:p w14:paraId="04DA0F4B" w14:textId="77777777" w:rsidR="004A0D92" w:rsidRDefault="00002DCE">
            <w:r>
              <w:t>Bookamrket*pp</w:t>
            </w:r>
          </w:p>
        </w:tc>
        <w:tc>
          <w:tcPr>
            <w:tcW w:w="3005" w:type="dxa"/>
          </w:tcPr>
          <w:p w14:paraId="3C8975B5" w14:textId="77777777" w:rsidR="004A0D92" w:rsidRDefault="00002DCE">
            <w:r>
              <w:t>-0.133</w:t>
            </w:r>
          </w:p>
        </w:tc>
        <w:tc>
          <w:tcPr>
            <w:tcW w:w="3006" w:type="dxa"/>
          </w:tcPr>
          <w:p w14:paraId="007562D8" w14:textId="77777777" w:rsidR="004A0D92" w:rsidRDefault="00002DCE">
            <w:r>
              <w:t>0.287</w:t>
            </w:r>
          </w:p>
        </w:tc>
      </w:tr>
      <w:tr w:rsidR="004A0D92" w14:paraId="740F2888" w14:textId="77777777" w:rsidTr="004A0D92">
        <w:tc>
          <w:tcPr>
            <w:tcW w:w="3005" w:type="dxa"/>
          </w:tcPr>
          <w:p w14:paraId="4FCAE6E1" w14:textId="77777777" w:rsidR="004A0D92" w:rsidRDefault="00002DCE">
            <w:r>
              <w:t>R2</w:t>
            </w:r>
          </w:p>
        </w:tc>
        <w:tc>
          <w:tcPr>
            <w:tcW w:w="3005" w:type="dxa"/>
          </w:tcPr>
          <w:p w14:paraId="36081BCB" w14:textId="77777777" w:rsidR="00002DCE" w:rsidRDefault="00002DCE">
            <w:r>
              <w:t>0.085</w:t>
            </w:r>
          </w:p>
        </w:tc>
        <w:tc>
          <w:tcPr>
            <w:tcW w:w="3006" w:type="dxa"/>
          </w:tcPr>
          <w:p w14:paraId="701F1901" w14:textId="77777777" w:rsidR="004A0D92" w:rsidRDefault="004A0D92"/>
        </w:tc>
      </w:tr>
      <w:tr w:rsidR="004A0D92" w14:paraId="32585172" w14:textId="77777777" w:rsidTr="004A0D92">
        <w:tc>
          <w:tcPr>
            <w:tcW w:w="3005" w:type="dxa"/>
          </w:tcPr>
          <w:p w14:paraId="0492DC46" w14:textId="77777777" w:rsidR="004A0D92" w:rsidRDefault="004A0D92"/>
        </w:tc>
        <w:tc>
          <w:tcPr>
            <w:tcW w:w="3005" w:type="dxa"/>
          </w:tcPr>
          <w:p w14:paraId="11192E71" w14:textId="77777777" w:rsidR="004A0D92" w:rsidRDefault="004A0D92"/>
        </w:tc>
        <w:tc>
          <w:tcPr>
            <w:tcW w:w="3006" w:type="dxa"/>
          </w:tcPr>
          <w:p w14:paraId="0E1763B2" w14:textId="77777777" w:rsidR="004A0D92" w:rsidRDefault="004A0D92"/>
        </w:tc>
      </w:tr>
    </w:tbl>
    <w:p w14:paraId="01395B95" w14:textId="77777777" w:rsidR="004A0D92" w:rsidRDefault="004A0D92"/>
    <w:p w14:paraId="107B1C74" w14:textId="77777777" w:rsidR="00F45DF0" w:rsidRDefault="00611E94">
      <w:r>
        <w:t>COMPARACION DE MODELOS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45DF0" w14:paraId="6805AD2C" w14:textId="77777777" w:rsidTr="009C2FF8">
        <w:tc>
          <w:tcPr>
            <w:tcW w:w="3005" w:type="dxa"/>
          </w:tcPr>
          <w:p w14:paraId="5DFF3FE5" w14:textId="77777777" w:rsidR="00F45DF0" w:rsidRDefault="00F45DF0" w:rsidP="009C2FF8"/>
        </w:tc>
        <w:tc>
          <w:tcPr>
            <w:tcW w:w="3005" w:type="dxa"/>
          </w:tcPr>
          <w:p w14:paraId="24430A8C" w14:textId="77777777" w:rsidR="00F45DF0" w:rsidRDefault="00F45DF0" w:rsidP="009C2FF8">
            <w:r>
              <w:t>MODELO COMPLETO</w:t>
            </w:r>
          </w:p>
        </w:tc>
        <w:tc>
          <w:tcPr>
            <w:tcW w:w="3006" w:type="dxa"/>
          </w:tcPr>
          <w:p w14:paraId="3AF870A1" w14:textId="77777777" w:rsidR="00F45DF0" w:rsidRDefault="00F45DF0" w:rsidP="009C2FF8">
            <w:r>
              <w:t>BOOKMARKET</w:t>
            </w:r>
          </w:p>
        </w:tc>
      </w:tr>
      <w:tr w:rsidR="00F45DF0" w14:paraId="24DC214D" w14:textId="77777777" w:rsidTr="009C2FF8">
        <w:tc>
          <w:tcPr>
            <w:tcW w:w="3005" w:type="dxa"/>
          </w:tcPr>
          <w:p w14:paraId="3CD16546" w14:textId="77777777" w:rsidR="00F45DF0" w:rsidRDefault="00F45DF0" w:rsidP="009C2FF8">
            <w:r>
              <w:t>R2</w:t>
            </w:r>
          </w:p>
        </w:tc>
        <w:tc>
          <w:tcPr>
            <w:tcW w:w="3005" w:type="dxa"/>
          </w:tcPr>
          <w:p w14:paraId="482704AC" w14:textId="77777777" w:rsidR="00F45DF0" w:rsidRDefault="00611E94" w:rsidP="009C2FF8">
            <w:r>
              <w:t>0.108</w:t>
            </w:r>
          </w:p>
        </w:tc>
        <w:tc>
          <w:tcPr>
            <w:tcW w:w="3006" w:type="dxa"/>
          </w:tcPr>
          <w:p w14:paraId="1BEB16F3" w14:textId="77777777" w:rsidR="00F45DF0" w:rsidRDefault="00611E94" w:rsidP="009C2FF8">
            <w:r>
              <w:t>0.063</w:t>
            </w:r>
          </w:p>
        </w:tc>
      </w:tr>
      <w:tr w:rsidR="00F45DF0" w14:paraId="224FDF92" w14:textId="77777777" w:rsidTr="009C2FF8">
        <w:tc>
          <w:tcPr>
            <w:tcW w:w="3005" w:type="dxa"/>
          </w:tcPr>
          <w:p w14:paraId="2BF64337" w14:textId="77777777" w:rsidR="00F45DF0" w:rsidRDefault="00F45DF0" w:rsidP="009C2FF8">
            <w:r>
              <w:t>AIC</w:t>
            </w:r>
          </w:p>
        </w:tc>
        <w:tc>
          <w:tcPr>
            <w:tcW w:w="3005" w:type="dxa"/>
          </w:tcPr>
          <w:p w14:paraId="217D7052" w14:textId="77777777" w:rsidR="00F45DF0" w:rsidRPr="00611E94" w:rsidRDefault="00611E94" w:rsidP="009C2FF8">
            <w:pPr>
              <w:rPr>
                <w:color w:val="FF0000"/>
              </w:rPr>
            </w:pPr>
            <w:r w:rsidRPr="00611E94">
              <w:rPr>
                <w:color w:val="FF0000"/>
              </w:rPr>
              <w:t>-0.443</w:t>
            </w:r>
          </w:p>
        </w:tc>
        <w:tc>
          <w:tcPr>
            <w:tcW w:w="3006" w:type="dxa"/>
          </w:tcPr>
          <w:p w14:paraId="644ABD5F" w14:textId="77777777" w:rsidR="00F45DF0" w:rsidRPr="00611E94" w:rsidRDefault="00611E94" w:rsidP="009C2FF8">
            <w:pPr>
              <w:rPr>
                <w:color w:val="FF0000"/>
              </w:rPr>
            </w:pPr>
            <w:r w:rsidRPr="00611E94">
              <w:rPr>
                <w:color w:val="FF0000"/>
              </w:rPr>
              <w:t>-0.483</w:t>
            </w:r>
          </w:p>
        </w:tc>
      </w:tr>
      <w:tr w:rsidR="00F45DF0" w14:paraId="63D95DB6" w14:textId="77777777" w:rsidTr="009C2FF8">
        <w:tc>
          <w:tcPr>
            <w:tcW w:w="3005" w:type="dxa"/>
          </w:tcPr>
          <w:p w14:paraId="6D40B9C1" w14:textId="77777777" w:rsidR="00F45DF0" w:rsidRDefault="00F45DF0" w:rsidP="009C2FF8">
            <w:r>
              <w:t>BIC</w:t>
            </w:r>
          </w:p>
        </w:tc>
        <w:tc>
          <w:tcPr>
            <w:tcW w:w="3005" w:type="dxa"/>
          </w:tcPr>
          <w:p w14:paraId="67231985" w14:textId="77777777" w:rsidR="00F45DF0" w:rsidRPr="00611E94" w:rsidRDefault="00611E94" w:rsidP="009C2FF8">
            <w:pPr>
              <w:rPr>
                <w:color w:val="FF0000"/>
              </w:rPr>
            </w:pPr>
            <w:r w:rsidRPr="00611E94">
              <w:rPr>
                <w:color w:val="FF0000"/>
              </w:rPr>
              <w:t>-0.273</w:t>
            </w:r>
          </w:p>
        </w:tc>
        <w:tc>
          <w:tcPr>
            <w:tcW w:w="3006" w:type="dxa"/>
          </w:tcPr>
          <w:p w14:paraId="4896FF9F" w14:textId="77777777" w:rsidR="00F45DF0" w:rsidRPr="00611E94" w:rsidRDefault="00611E94" w:rsidP="009C2FF8">
            <w:pPr>
              <w:rPr>
                <w:color w:val="FF0000"/>
              </w:rPr>
            </w:pPr>
            <w:r w:rsidRPr="00611E94">
              <w:rPr>
                <w:color w:val="FF0000"/>
              </w:rPr>
              <w:t>-0.429</w:t>
            </w:r>
          </w:p>
        </w:tc>
      </w:tr>
      <w:tr w:rsidR="00F45DF0" w14:paraId="6C604BFF" w14:textId="77777777" w:rsidTr="009C2FF8">
        <w:tc>
          <w:tcPr>
            <w:tcW w:w="3005" w:type="dxa"/>
          </w:tcPr>
          <w:p w14:paraId="24ECFEFD" w14:textId="77777777" w:rsidR="00F45DF0" w:rsidRDefault="00F45DF0" w:rsidP="009C2FF8"/>
        </w:tc>
        <w:tc>
          <w:tcPr>
            <w:tcW w:w="3005" w:type="dxa"/>
          </w:tcPr>
          <w:p w14:paraId="32FEEAA8" w14:textId="77777777" w:rsidR="00F45DF0" w:rsidRDefault="00F45DF0" w:rsidP="009C2FF8"/>
        </w:tc>
        <w:tc>
          <w:tcPr>
            <w:tcW w:w="3006" w:type="dxa"/>
          </w:tcPr>
          <w:p w14:paraId="787CF217" w14:textId="77777777" w:rsidR="00F45DF0" w:rsidRDefault="00F45DF0" w:rsidP="009C2FF8"/>
        </w:tc>
      </w:tr>
      <w:tr w:rsidR="00F45DF0" w14:paraId="5DA28631" w14:textId="77777777" w:rsidTr="009C2FF8">
        <w:tc>
          <w:tcPr>
            <w:tcW w:w="3005" w:type="dxa"/>
          </w:tcPr>
          <w:p w14:paraId="4550685A" w14:textId="77777777" w:rsidR="00F45DF0" w:rsidRDefault="00F45DF0" w:rsidP="009C2FF8"/>
        </w:tc>
        <w:tc>
          <w:tcPr>
            <w:tcW w:w="3005" w:type="dxa"/>
          </w:tcPr>
          <w:p w14:paraId="38C02222" w14:textId="77777777" w:rsidR="00F45DF0" w:rsidRDefault="00F45DF0" w:rsidP="009C2FF8"/>
        </w:tc>
        <w:tc>
          <w:tcPr>
            <w:tcW w:w="3006" w:type="dxa"/>
          </w:tcPr>
          <w:p w14:paraId="3DEA393C" w14:textId="77777777" w:rsidR="00F45DF0" w:rsidRDefault="00F45DF0" w:rsidP="009C2FF8"/>
        </w:tc>
      </w:tr>
      <w:tr w:rsidR="00F45DF0" w14:paraId="6C765B30" w14:textId="77777777" w:rsidTr="009C2FF8">
        <w:tc>
          <w:tcPr>
            <w:tcW w:w="3005" w:type="dxa"/>
          </w:tcPr>
          <w:p w14:paraId="3F02E602" w14:textId="77777777" w:rsidR="00F45DF0" w:rsidRDefault="00F45DF0" w:rsidP="009C2FF8"/>
        </w:tc>
        <w:tc>
          <w:tcPr>
            <w:tcW w:w="3005" w:type="dxa"/>
          </w:tcPr>
          <w:p w14:paraId="6D3EBD41" w14:textId="77777777" w:rsidR="00F45DF0" w:rsidRDefault="00F45DF0" w:rsidP="009C2FF8"/>
        </w:tc>
        <w:tc>
          <w:tcPr>
            <w:tcW w:w="3006" w:type="dxa"/>
          </w:tcPr>
          <w:p w14:paraId="1AEF6159" w14:textId="77777777" w:rsidR="00F45DF0" w:rsidRDefault="00F45DF0" w:rsidP="009C2FF8"/>
        </w:tc>
      </w:tr>
    </w:tbl>
    <w:p w14:paraId="139521B3" w14:textId="77777777" w:rsidR="00F346BA" w:rsidRDefault="00F346BA">
      <w:pPr>
        <w:rPr>
          <w:noProof/>
          <w:lang w:val="en-US"/>
        </w:rPr>
      </w:pPr>
    </w:p>
    <w:p w14:paraId="5B3A7ACF" w14:textId="77777777" w:rsidR="00F45DF0" w:rsidRDefault="00C251B6">
      <w:r>
        <w:rPr>
          <w:noProof/>
          <w:lang w:val="en-US"/>
        </w:rPr>
        <w:lastRenderedPageBreak/>
        <w:drawing>
          <wp:inline distT="0" distB="0" distL="0" distR="0" wp14:anchorId="620D2856" wp14:editId="2DD14921">
            <wp:extent cx="5731510" cy="3000375"/>
            <wp:effectExtent l="0" t="0" r="254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897"/>
                    <a:stretch/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64C89" w14:textId="77777777" w:rsidR="00C251B6" w:rsidRDefault="00C251B6">
      <w:r>
        <w:t>EL MEJOR MODELO GENERALENTE ESTA LIGADOA LOS MENORE VALORES Q PRESENTEN LOS CRITERIOS DE INFFORMACION.</w:t>
      </w:r>
    </w:p>
    <w:p w14:paraId="54330ED7" w14:textId="77777777" w:rsidR="00C251B6" w:rsidRDefault="00C251B6"/>
    <w:p w14:paraId="45CD3DAC" w14:textId="77777777" w:rsidR="00611E94" w:rsidRDefault="00611E94">
      <w:r>
        <w:t>EVALUACION DEL MODELO</w:t>
      </w:r>
    </w:p>
    <w:p w14:paraId="6DC3DB14" w14:textId="77777777" w:rsidR="00611E94" w:rsidRDefault="00611E94">
      <w:r>
        <w:t>HO: LA ESPECIFICAION ES CORRECTA</w:t>
      </w:r>
    </w:p>
    <w:p w14:paraId="0DB8882D" w14:textId="77777777" w:rsidR="00611E94" w:rsidRDefault="00611E94">
      <w:r>
        <w:t>H1: LA ESPECIFICAION ES INCORRECTA</w:t>
      </w:r>
    </w:p>
    <w:p w14:paraId="7B4CEE33" w14:textId="77777777" w:rsidR="004A0D92" w:rsidRDefault="004A0D9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11E94" w14:paraId="0722484E" w14:textId="77777777" w:rsidTr="00D42973">
        <w:trPr>
          <w:trHeight w:val="666"/>
        </w:trPr>
        <w:tc>
          <w:tcPr>
            <w:tcW w:w="3005" w:type="dxa"/>
          </w:tcPr>
          <w:p w14:paraId="515B2226" w14:textId="77777777" w:rsidR="00611E94" w:rsidRDefault="00611E94" w:rsidP="009C2FF8"/>
        </w:tc>
        <w:tc>
          <w:tcPr>
            <w:tcW w:w="3005" w:type="dxa"/>
          </w:tcPr>
          <w:p w14:paraId="3039DCF4" w14:textId="77777777" w:rsidR="00611E94" w:rsidRDefault="00D42973" w:rsidP="009C2FF8">
            <w:r>
              <w:t>ESTADISTICO DE PRUEVA</w:t>
            </w:r>
          </w:p>
        </w:tc>
        <w:tc>
          <w:tcPr>
            <w:tcW w:w="3006" w:type="dxa"/>
          </w:tcPr>
          <w:p w14:paraId="36DE4B9E" w14:textId="77777777" w:rsidR="00611E94" w:rsidRDefault="00D42973" w:rsidP="009C2FF8">
            <w:r>
              <w:t>P-VALUE</w:t>
            </w:r>
          </w:p>
          <w:p w14:paraId="0907B11D" w14:textId="77777777" w:rsidR="00D42973" w:rsidRDefault="00D42973" w:rsidP="009C2FF8"/>
        </w:tc>
      </w:tr>
      <w:tr w:rsidR="00611E94" w14:paraId="68F393DC" w14:textId="77777777" w:rsidTr="009C2FF8">
        <w:tc>
          <w:tcPr>
            <w:tcW w:w="3005" w:type="dxa"/>
          </w:tcPr>
          <w:p w14:paraId="493C969A" w14:textId="77777777" w:rsidR="00611E94" w:rsidRDefault="00611E94" w:rsidP="009C2FF8">
            <w:r>
              <w:t>RESET(P=1)</w:t>
            </w:r>
          </w:p>
        </w:tc>
        <w:tc>
          <w:tcPr>
            <w:tcW w:w="3005" w:type="dxa"/>
          </w:tcPr>
          <w:p w14:paraId="346A699D" w14:textId="77777777" w:rsidR="00611E94" w:rsidRDefault="00D42973" w:rsidP="009C2FF8">
            <w:r>
              <w:t>3.446</w:t>
            </w:r>
          </w:p>
        </w:tc>
        <w:tc>
          <w:tcPr>
            <w:tcW w:w="3006" w:type="dxa"/>
          </w:tcPr>
          <w:p w14:paraId="71627370" w14:textId="77777777" w:rsidR="00611E94" w:rsidRDefault="00CC647D" w:rsidP="009C2FF8">
            <w:r>
              <w:t>3.446 (0.067)</w:t>
            </w:r>
          </w:p>
        </w:tc>
      </w:tr>
      <w:tr w:rsidR="00611E94" w14:paraId="7BDE1A64" w14:textId="77777777" w:rsidTr="009C2FF8">
        <w:tc>
          <w:tcPr>
            <w:tcW w:w="3005" w:type="dxa"/>
          </w:tcPr>
          <w:p w14:paraId="637C48A5" w14:textId="77777777" w:rsidR="00611E94" w:rsidRDefault="00611E94" w:rsidP="009C2FF8">
            <w:r>
              <w:t>CHOW BREAK</w:t>
            </w:r>
          </w:p>
        </w:tc>
        <w:tc>
          <w:tcPr>
            <w:tcW w:w="3005" w:type="dxa"/>
          </w:tcPr>
          <w:p w14:paraId="31FBC719" w14:textId="77777777" w:rsidR="00611E94" w:rsidRDefault="00D42973" w:rsidP="009C2FF8">
            <w:r>
              <w:t>2.269</w:t>
            </w:r>
          </w:p>
        </w:tc>
        <w:tc>
          <w:tcPr>
            <w:tcW w:w="3006" w:type="dxa"/>
          </w:tcPr>
          <w:p w14:paraId="2311C5CD" w14:textId="77777777" w:rsidR="00611E94" w:rsidRDefault="00D42973" w:rsidP="009C2FF8">
            <w:r>
              <w:t>2.269(0.11)</w:t>
            </w:r>
          </w:p>
        </w:tc>
      </w:tr>
      <w:tr w:rsidR="00611E94" w14:paraId="0C669FFE" w14:textId="77777777" w:rsidTr="009C2FF8">
        <w:tc>
          <w:tcPr>
            <w:tcW w:w="3005" w:type="dxa"/>
          </w:tcPr>
          <w:p w14:paraId="12A77521" w14:textId="77777777" w:rsidR="00611E94" w:rsidRDefault="00611E94" w:rsidP="009C2FF8">
            <w:r>
              <w:t>CHOW FORECAST</w:t>
            </w:r>
          </w:p>
        </w:tc>
        <w:tc>
          <w:tcPr>
            <w:tcW w:w="3005" w:type="dxa"/>
          </w:tcPr>
          <w:p w14:paraId="3D451DC6" w14:textId="77777777" w:rsidR="00611E94" w:rsidRDefault="00D42973" w:rsidP="009C2FF8">
            <w:r>
              <w:t>0.764</w:t>
            </w:r>
          </w:p>
        </w:tc>
        <w:tc>
          <w:tcPr>
            <w:tcW w:w="3006" w:type="dxa"/>
          </w:tcPr>
          <w:p w14:paraId="1F9403E8" w14:textId="77777777" w:rsidR="00611E94" w:rsidRDefault="00D42973" w:rsidP="009C2FF8">
            <w:r>
              <w:t>0.764(0.79)</w:t>
            </w:r>
          </w:p>
        </w:tc>
      </w:tr>
      <w:tr w:rsidR="00611E94" w14:paraId="614067F3" w14:textId="77777777" w:rsidTr="009C2FF8">
        <w:tc>
          <w:tcPr>
            <w:tcW w:w="3005" w:type="dxa"/>
          </w:tcPr>
          <w:p w14:paraId="58149C67" w14:textId="77777777" w:rsidR="00611E94" w:rsidRDefault="00D42973" w:rsidP="009C2FF8">
            <w:r>
              <w:t>JARQUE-BERA</w:t>
            </w:r>
          </w:p>
        </w:tc>
        <w:tc>
          <w:tcPr>
            <w:tcW w:w="3005" w:type="dxa"/>
          </w:tcPr>
          <w:p w14:paraId="29C1000C" w14:textId="77777777" w:rsidR="00611E94" w:rsidRDefault="00D42973" w:rsidP="009C2FF8">
            <w:r>
              <w:t>7.15</w:t>
            </w:r>
          </w:p>
        </w:tc>
        <w:tc>
          <w:tcPr>
            <w:tcW w:w="3006" w:type="dxa"/>
          </w:tcPr>
          <w:p w14:paraId="6C2BA406" w14:textId="77777777" w:rsidR="00611E94" w:rsidRDefault="00D42973" w:rsidP="009C2FF8">
            <w:r>
              <w:t>7.15(0.028)</w:t>
            </w:r>
          </w:p>
        </w:tc>
      </w:tr>
      <w:tr w:rsidR="00611E94" w14:paraId="49330223" w14:textId="77777777" w:rsidTr="009C2FF8">
        <w:tc>
          <w:tcPr>
            <w:tcW w:w="3005" w:type="dxa"/>
          </w:tcPr>
          <w:p w14:paraId="7EE0B329" w14:textId="77777777" w:rsidR="00611E94" w:rsidRDefault="00611E94" w:rsidP="009C2FF8"/>
        </w:tc>
        <w:tc>
          <w:tcPr>
            <w:tcW w:w="3005" w:type="dxa"/>
          </w:tcPr>
          <w:p w14:paraId="0D461C97" w14:textId="77777777" w:rsidR="00611E94" w:rsidRDefault="00611E94" w:rsidP="009C2FF8"/>
        </w:tc>
        <w:tc>
          <w:tcPr>
            <w:tcW w:w="3006" w:type="dxa"/>
          </w:tcPr>
          <w:p w14:paraId="55C38786" w14:textId="77777777" w:rsidR="00611E94" w:rsidRDefault="00611E94" w:rsidP="009C2FF8"/>
        </w:tc>
      </w:tr>
      <w:tr w:rsidR="00611E94" w14:paraId="4AB746B7" w14:textId="77777777" w:rsidTr="009C2FF8">
        <w:tc>
          <w:tcPr>
            <w:tcW w:w="3005" w:type="dxa"/>
          </w:tcPr>
          <w:p w14:paraId="44E5C61E" w14:textId="77777777" w:rsidR="00611E94" w:rsidRDefault="00611E94" w:rsidP="009C2FF8"/>
        </w:tc>
        <w:tc>
          <w:tcPr>
            <w:tcW w:w="3005" w:type="dxa"/>
          </w:tcPr>
          <w:p w14:paraId="3DEE38BA" w14:textId="77777777" w:rsidR="00611E94" w:rsidRDefault="00611E94" w:rsidP="009C2FF8"/>
        </w:tc>
        <w:tc>
          <w:tcPr>
            <w:tcW w:w="3006" w:type="dxa"/>
          </w:tcPr>
          <w:p w14:paraId="77030A83" w14:textId="77777777" w:rsidR="00611E94" w:rsidRDefault="00611E94" w:rsidP="009C2FF8"/>
        </w:tc>
      </w:tr>
    </w:tbl>
    <w:p w14:paraId="7420AF85" w14:textId="77777777" w:rsidR="004A0D92" w:rsidRDefault="00D42973">
      <w:r>
        <w:t>Aceptamos la hipótesis nula en todo, solo con el jarque vera no ..</w:t>
      </w:r>
    </w:p>
    <w:p w14:paraId="24FA87BD" w14:textId="77777777" w:rsidR="00D42973" w:rsidRDefault="00D42973">
      <w:r>
        <w:t>Entoces de lso cuatro ;:</w:t>
      </w:r>
    </w:p>
    <w:p w14:paraId="3A363268" w14:textId="77777777" w:rsidR="00D42973" w:rsidRDefault="00D42973">
      <w:r>
        <w:t>LA ESPECIFICACION ES CORRECTA.</w:t>
      </w:r>
    </w:p>
    <w:p w14:paraId="4C3883F7" w14:textId="77777777" w:rsidR="00D42973" w:rsidRDefault="00D42973"/>
    <w:p w14:paraId="2F2B7FCF" w14:textId="77777777" w:rsidR="004A0D92" w:rsidRPr="008E6085" w:rsidRDefault="004A0D92"/>
    <w:sectPr w:rsidR="004A0D92" w:rsidRPr="008E608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6883"/>
    <w:rsid w:val="00002DCE"/>
    <w:rsid w:val="000C5168"/>
    <w:rsid w:val="001417A1"/>
    <w:rsid w:val="00177466"/>
    <w:rsid w:val="001F014D"/>
    <w:rsid w:val="004A0D92"/>
    <w:rsid w:val="004C0593"/>
    <w:rsid w:val="0050257F"/>
    <w:rsid w:val="005305F7"/>
    <w:rsid w:val="00536883"/>
    <w:rsid w:val="005A51A1"/>
    <w:rsid w:val="00611E94"/>
    <w:rsid w:val="00616793"/>
    <w:rsid w:val="00670B59"/>
    <w:rsid w:val="00733216"/>
    <w:rsid w:val="00806367"/>
    <w:rsid w:val="008819B9"/>
    <w:rsid w:val="008E6085"/>
    <w:rsid w:val="00970411"/>
    <w:rsid w:val="009C1334"/>
    <w:rsid w:val="00A34606"/>
    <w:rsid w:val="00AB484E"/>
    <w:rsid w:val="00AC18DF"/>
    <w:rsid w:val="00B175AD"/>
    <w:rsid w:val="00B66CC6"/>
    <w:rsid w:val="00BA5B1F"/>
    <w:rsid w:val="00C14D0F"/>
    <w:rsid w:val="00C251B6"/>
    <w:rsid w:val="00CC647D"/>
    <w:rsid w:val="00D42973"/>
    <w:rsid w:val="00D768C4"/>
    <w:rsid w:val="00D843D4"/>
    <w:rsid w:val="00DB7F9A"/>
    <w:rsid w:val="00E75EED"/>
    <w:rsid w:val="00F346BA"/>
    <w:rsid w:val="00F4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9A176"/>
  <w15:docId w15:val="{87101C9A-07D7-4824-913E-8077D3A64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E94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808080" w:themeColor="text1" w:themeTint="7F"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  <w:color w:val="4F81BD" w:themeColor="accent1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styleId="Cita">
    <w:name w:val="Quote"/>
    <w:basedOn w:val="Normal"/>
    <w:next w:val="Normal"/>
    <w:link w:val="CitaCar"/>
    <w:uiPriority w:val="29"/>
    <w:qFormat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unhideWhenUsed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B175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n">
    <w:name w:val="Revision"/>
    <w:hidden/>
    <w:uiPriority w:val="99"/>
    <w:semiHidden/>
    <w:rsid w:val="004A0D92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A0D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A0D9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2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Word%202010%20look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F2CBB5-0396-49D0-9A88-6C13351C1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2010 look</Template>
  <TotalTime>101</TotalTime>
  <Pages>9</Pages>
  <Words>716</Words>
  <Characters>4084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EDISON ACHALMA</cp:lastModifiedBy>
  <cp:revision>10</cp:revision>
  <dcterms:created xsi:type="dcterms:W3CDTF">2020-11-16T03:35:00Z</dcterms:created>
  <dcterms:modified xsi:type="dcterms:W3CDTF">2020-11-22T23:11:00Z</dcterms:modified>
</cp:coreProperties>
</file>